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F27A" w14:textId="77777777" w:rsidR="00126305" w:rsidRDefault="00126305" w:rsidP="00126305">
      <w:pPr>
        <w:pStyle w:val="Title"/>
      </w:pPr>
      <w:r>
        <w:t xml:space="preserve">Smoking reduction trajectories, and their association with smoking cessation: A secondary analysis of longitudinal RCT data </w:t>
      </w:r>
    </w:p>
    <w:p w14:paraId="69D1995E" w14:textId="77777777" w:rsidR="00786C15" w:rsidRDefault="00786C15" w:rsidP="00126305">
      <w:pPr>
        <w:pStyle w:val="Title"/>
      </w:pPr>
    </w:p>
    <w:p w14:paraId="74418176" w14:textId="77777777" w:rsidR="00786C15" w:rsidRDefault="00786C15" w:rsidP="00786C15">
      <w:commentRangeStart w:id="0"/>
      <w:r>
        <w:t>Short Title</w:t>
      </w:r>
    </w:p>
    <w:p w14:paraId="63B558E9" w14:textId="77777777" w:rsidR="00786C15" w:rsidRDefault="00786C15" w:rsidP="00786C15"/>
    <w:p w14:paraId="5333BCD2" w14:textId="479C0566" w:rsidR="00334259" w:rsidRDefault="00334259" w:rsidP="00786C15">
      <w:r>
        <w:t>Authors</w:t>
      </w:r>
      <w:r w:rsidR="005F0481">
        <w:t xml:space="preserve"> and </w:t>
      </w:r>
      <w:r>
        <w:t>Affiliations</w:t>
      </w:r>
    </w:p>
    <w:p w14:paraId="59A513EF" w14:textId="77777777" w:rsidR="00334259" w:rsidRDefault="00334259" w:rsidP="00786C15"/>
    <w:p w14:paraId="2658751C" w14:textId="6EFDEAB5" w:rsidR="00334259" w:rsidRDefault="00334259" w:rsidP="00786C15">
      <w:r>
        <w:t>Acknowle</w:t>
      </w:r>
      <w:r w:rsidR="004C7947">
        <w:t>d</w:t>
      </w:r>
      <w:r>
        <w:t>gements</w:t>
      </w:r>
    </w:p>
    <w:p w14:paraId="285DB17E" w14:textId="77777777" w:rsidR="00334259" w:rsidRDefault="00334259" w:rsidP="00786C15"/>
    <w:p w14:paraId="4708D9D4" w14:textId="77777777" w:rsidR="005F0481" w:rsidRDefault="004C7947" w:rsidP="00786C15">
      <w:r>
        <w:t xml:space="preserve">Word count excluding abstract: </w:t>
      </w:r>
      <w:r w:rsidR="00B1295C">
        <w:t>34</w:t>
      </w:r>
      <w:r w:rsidR="00806206">
        <w:t>13</w:t>
      </w:r>
      <w:r w:rsidR="00B1295C">
        <w:t xml:space="preserve"> (</w:t>
      </w:r>
      <w:r w:rsidR="00A67A60">
        <w:t>4,500 max)</w:t>
      </w:r>
    </w:p>
    <w:p w14:paraId="4D15C037" w14:textId="77777777" w:rsidR="005F0481" w:rsidRDefault="005F0481" w:rsidP="00786C15"/>
    <w:p w14:paraId="5A250812" w14:textId="77777777" w:rsidR="005F0481" w:rsidRDefault="005F0481" w:rsidP="00786C15">
      <w:r>
        <w:t>Declarations of competing interest</w:t>
      </w:r>
    </w:p>
    <w:p w14:paraId="570861F1" w14:textId="77777777" w:rsidR="005F0481" w:rsidRDefault="005F0481" w:rsidP="00786C15"/>
    <w:p w14:paraId="62520FA9" w14:textId="77777777" w:rsidR="005F0481" w:rsidRDefault="005F0481" w:rsidP="00786C15">
      <w:r>
        <w:t>Primary funding</w:t>
      </w:r>
    </w:p>
    <w:p w14:paraId="1C2883B4" w14:textId="77777777" w:rsidR="005F0481" w:rsidRDefault="005F0481" w:rsidP="00786C15"/>
    <w:p w14:paraId="3E3678D9" w14:textId="3D60881E" w:rsidR="00477939" w:rsidRDefault="00EF568B" w:rsidP="00786C15">
      <w:r>
        <w:t>Clinical trial registration details</w:t>
      </w:r>
      <w:r w:rsidR="00477939">
        <w:br w:type="page"/>
      </w:r>
      <w:commentRangeEnd w:id="0"/>
      <w:r w:rsidR="003F237F">
        <w:rPr>
          <w:rStyle w:val="CommentReference"/>
        </w:rPr>
        <w:commentReference w:id="0"/>
      </w:r>
    </w:p>
    <w:p w14:paraId="471C2408" w14:textId="77777777" w:rsidR="00ED22BE" w:rsidRDefault="00653BDB" w:rsidP="00653BDB">
      <w:pPr>
        <w:pStyle w:val="Heading1"/>
      </w:pPr>
      <w:r>
        <w:lastRenderedPageBreak/>
        <w:t>ABSTRACT</w:t>
      </w:r>
    </w:p>
    <w:p w14:paraId="7DB505AD" w14:textId="77777777" w:rsidR="00ED22BE" w:rsidRDefault="00ED22BE" w:rsidP="00653BDB">
      <w:pPr>
        <w:pStyle w:val="Heading1"/>
      </w:pPr>
    </w:p>
    <w:p w14:paraId="3BA364C1" w14:textId="04467395" w:rsidR="00B552B3" w:rsidRDefault="00B552B3" w:rsidP="00ED22BE">
      <w:pPr>
        <w:pStyle w:val="Heading2"/>
      </w:pPr>
      <w:r>
        <w:t>Background and Aims</w:t>
      </w:r>
    </w:p>
    <w:p w14:paraId="1DCCD8B9" w14:textId="598798A7" w:rsidR="00B552B3" w:rsidRDefault="006779F9" w:rsidP="006779F9">
      <w:pPr>
        <w:pStyle w:val="Heading2"/>
      </w:pPr>
      <w:r>
        <w:t>Design</w:t>
      </w:r>
    </w:p>
    <w:p w14:paraId="41F8156F" w14:textId="13A8135A" w:rsidR="006779F9" w:rsidRDefault="006779F9" w:rsidP="006779F9">
      <w:pPr>
        <w:pStyle w:val="Heading2"/>
      </w:pPr>
      <w:r>
        <w:t>Setting</w:t>
      </w:r>
    </w:p>
    <w:p w14:paraId="31FB13F3" w14:textId="48E4C2E2" w:rsidR="006779F9" w:rsidRPr="006779F9" w:rsidRDefault="006779F9" w:rsidP="006779F9">
      <w:pPr>
        <w:pStyle w:val="Heading2"/>
      </w:pPr>
      <w:r>
        <w:t>Participants</w:t>
      </w:r>
    </w:p>
    <w:p w14:paraId="594E677F" w14:textId="1704A13C" w:rsidR="00B552B3" w:rsidRDefault="00F11A48" w:rsidP="00ED22BE">
      <w:pPr>
        <w:pStyle w:val="Heading2"/>
      </w:pPr>
      <w:r>
        <w:t>Measurements</w:t>
      </w:r>
    </w:p>
    <w:p w14:paraId="39D72BC0" w14:textId="59862E7B" w:rsidR="00B552B3" w:rsidRDefault="00476F78" w:rsidP="00ED22BE">
      <w:pPr>
        <w:pStyle w:val="Heading2"/>
      </w:pPr>
      <w:r>
        <w:t>Findings</w:t>
      </w:r>
    </w:p>
    <w:p w14:paraId="399FBB92" w14:textId="6A8928F3" w:rsidR="00DD7D9A" w:rsidRDefault="00B552B3" w:rsidP="00DD7D9A">
      <w:pPr>
        <w:rPr>
          <w:rStyle w:val="Heading1Char"/>
        </w:rPr>
      </w:pPr>
      <w:r w:rsidRPr="00DD7D9A">
        <w:rPr>
          <w:rStyle w:val="Heading2Char"/>
        </w:rPr>
        <w:t>Conclusions</w:t>
      </w:r>
      <w:r w:rsidR="00904018">
        <w:br/>
      </w:r>
      <w:r w:rsidR="00904018">
        <w:br/>
      </w:r>
      <w:r w:rsidR="00904018">
        <w:br/>
      </w:r>
      <w:r w:rsidR="00904018" w:rsidRPr="00904018">
        <w:rPr>
          <w:rStyle w:val="Heading1Char"/>
        </w:rPr>
        <w:br/>
      </w:r>
      <w:r w:rsidR="00904018" w:rsidRPr="00DD7D9A">
        <w:rPr>
          <w:rStyle w:val="Heading1Char"/>
        </w:rPr>
        <w:t>Keywords</w:t>
      </w:r>
    </w:p>
    <w:p w14:paraId="4B618032" w14:textId="2AF4E897" w:rsidR="00DD7D9A" w:rsidRDefault="00DD7D9A" w:rsidP="00DD7D9A">
      <w:r>
        <w:t>6-10</w:t>
      </w:r>
    </w:p>
    <w:p w14:paraId="108BBB6E" w14:textId="5BA224E1" w:rsidR="00DD7D9A" w:rsidRDefault="00DD7D9A" w:rsidP="00DD7D9A"/>
    <w:p w14:paraId="3A12454D" w14:textId="43D7DEAB" w:rsidR="00DD7D9A" w:rsidRPr="00904018" w:rsidRDefault="00DD7D9A" w:rsidP="00DD7D9A">
      <w:r>
        <w:br w:type="page"/>
      </w:r>
    </w:p>
    <w:p w14:paraId="731739A1" w14:textId="177778EC" w:rsidR="00EC56AE" w:rsidRDefault="00552D0A" w:rsidP="00783274">
      <w:pPr>
        <w:pStyle w:val="Heading1"/>
      </w:pPr>
      <w:r>
        <w:lastRenderedPageBreak/>
        <w:t>INTRODUCTION</w:t>
      </w:r>
    </w:p>
    <w:p w14:paraId="20125C55" w14:textId="03E4B3C3" w:rsidR="00533434" w:rsidRDefault="00533434" w:rsidP="00533434"/>
    <w:p w14:paraId="4D7AA510" w14:textId="77777777" w:rsidR="00373937" w:rsidRDefault="00373937" w:rsidP="008026BF">
      <w:pPr>
        <w:rPr>
          <w:color w:val="538135" w:themeColor="accent6" w:themeShade="BF"/>
        </w:rPr>
      </w:pPr>
    </w:p>
    <w:p w14:paraId="3995CF6E" w14:textId="41AED77A" w:rsidR="00373937" w:rsidRPr="00B66382" w:rsidRDefault="00373937" w:rsidP="00B66382">
      <w:pPr>
        <w:rPr>
          <w:color w:val="538135" w:themeColor="accent6" w:themeShade="BF"/>
        </w:rPr>
      </w:pPr>
      <w:r w:rsidRPr="00B66382">
        <w:rPr>
          <w:color w:val="538135" w:themeColor="accent6" w:themeShade="BF"/>
        </w:rPr>
        <w:t>Smoking reduction is defined as a decrease in the number of cigarettes smoked per day. In the UK and in some parts of Europe, smoking reduction is promoted as a second-line route to quitting smoking or as a harm reduction approach for smokers who cannot, or may not be ready, to stop smoking completely</w:t>
      </w:r>
      <w:r w:rsidR="00EF73CD" w:rsidRPr="00B66382">
        <w:rPr>
          <w:color w:val="538135" w:themeColor="accent6" w:themeShade="BF"/>
        </w:rPr>
        <w:t xml:space="preserve"> </w:t>
      </w:r>
      <w:r w:rsidR="00EF73CD" w:rsidRPr="00B66382">
        <w:rPr>
          <w:color w:val="538135" w:themeColor="accent6" w:themeShade="BF"/>
        </w:rPr>
        <w:fldChar w:fldCharType="begin"/>
      </w:r>
      <w:r w:rsidR="00092538">
        <w:rPr>
          <w:color w:val="538135" w:themeColor="accent6" w:themeShade="BF"/>
        </w:rPr>
        <w:instrText xml:space="preserve"> ADDIN ZOTERO_ITEM CSL_CITATION {"citationID":"M1rRkHyQ","properties":{"formattedCitation":"(1,2)","plainCitation":"(1,2)","noteIndex":0},"citationItems":[{"id":59,"uris":["http://zotero.org/users/10331382/items/4KW7MIHS"],"itemData":{"id":59,"type":"report","title":"National Institute for Clinical Excellence (NICE). Smoking: Harm reduction Public health guideline [PH45] [Internet]","URL":"https://www.nice.org.uk/guidance/ph45","author":[{"family":"NICE","given":""}],"issued":{"date-parts":[["2013"]]},"citation-key":"niceNationalInstituteClinical2013"}},{"id":60,"uris":["http://zotero.org/users/10331382/items/IHRYNULQ"],"itemData":{"id":60,"type":"report","title":"European Network for Smoking and Tobacco Prevention. Guidelines for treating tobacco dependence","issued":{"date-parts":[["2018"]]},"citation-key":"EuropeanNetworkSmoking2018"}}],"schema":"https://github.com/citation-style-language/schema/raw/master/csl-citation.json"} </w:instrText>
      </w:r>
      <w:r w:rsidR="00EF73CD" w:rsidRPr="00B66382">
        <w:rPr>
          <w:color w:val="538135" w:themeColor="accent6" w:themeShade="BF"/>
        </w:rPr>
        <w:fldChar w:fldCharType="separate"/>
      </w:r>
      <w:r w:rsidR="00EF73CD" w:rsidRPr="00B66382">
        <w:rPr>
          <w:noProof/>
          <w:color w:val="538135" w:themeColor="accent6" w:themeShade="BF"/>
        </w:rPr>
        <w:t>(1,2)</w:t>
      </w:r>
      <w:r w:rsidR="00EF73CD" w:rsidRPr="00B66382">
        <w:rPr>
          <w:color w:val="538135" w:themeColor="accent6" w:themeShade="BF"/>
        </w:rPr>
        <w:fldChar w:fldCharType="end"/>
      </w:r>
      <w:r w:rsidR="00EF73CD" w:rsidRPr="00B66382">
        <w:rPr>
          <w:color w:val="538135" w:themeColor="accent6" w:themeShade="BF"/>
        </w:rPr>
        <w:t xml:space="preserve">. </w:t>
      </w:r>
      <w:r w:rsidRPr="00B66382">
        <w:rPr>
          <w:color w:val="538135" w:themeColor="accent6" w:themeShade="BF"/>
        </w:rPr>
        <w:t>In addition, the license for nicotine replacement therapy (NRT) explicitly states that it can be used for smoking reduction. In the USA smoking reduction is offered informally as part of smoking cessation treatment, and NRT is deemed appropriate for use as a reduction aid</w:t>
      </w:r>
      <w:r w:rsidR="00EF73CD" w:rsidRPr="00B66382">
        <w:rPr>
          <w:color w:val="538135" w:themeColor="accent6" w:themeShade="BF"/>
        </w:rPr>
        <w:t xml:space="preserve"> </w:t>
      </w:r>
      <w:r w:rsidR="00EF73CD" w:rsidRPr="00B66382">
        <w:rPr>
          <w:color w:val="538135" w:themeColor="accent6" w:themeShade="BF"/>
        </w:rPr>
        <w:fldChar w:fldCharType="begin"/>
      </w:r>
      <w:r w:rsidR="00092538">
        <w:rPr>
          <w:color w:val="538135" w:themeColor="accent6" w:themeShade="BF"/>
        </w:rPr>
        <w:instrText xml:space="preserve"> ADDIN ZOTERO_ITEM CSL_CITATION {"citationID":"PhR7ej1H","properties":{"formattedCitation":"(3)","plainCitation":"(3)","noteIndex":0},"citationItems":[{"id":61,"uris":["http://zotero.org/users/10331382/items/BI2LETSF"],"itemData":{"id":61,"type":"article-journal","container-title":"Nicotine &amp; Tobacco Research","DOI":"10.1093/ntr/ntu087","ISSN":"1462-2203, 1469-994X","issue":"7","journalAbbreviation":"Nicotine &amp; Tobacco Research","language":"en","page":"909-914","source":"DOI.org (Crossref)","title":"Addressing the Evidence for FDA Nicotine Replacement Therapy Label Changes: A Policy Statement of the Association for the Treatment of Tobacco Use and Dependence and the Society for Research on Nicotine and Tobacco","title-short":"Addressing the Evidence for FDA Nicotine Replacement Therapy Label Changes","volume":"16","author":[{"family":"Fucito","given":"L. M."},{"family":"Bars","given":"M. P."},{"family":"Forray","given":"A."},{"family":"Rojewski","given":"A. M."},{"family":"Shiffman","given":"S."},{"family":"Selby","given":"P."},{"family":"West","given":"R."},{"family":"Foulds","given":"J."},{"family":"Toll","given":"B. A."},{"literal":"Writing Committee for the SRNT Policy and Treatment Networks"}],"issued":{"date-parts":[["2014",7,1]]},"citation-key":"fucitoAddressingEvidenceFDA2014"}}],"schema":"https://github.com/citation-style-language/schema/raw/master/csl-citation.json"} </w:instrText>
      </w:r>
      <w:r w:rsidR="00EF73CD" w:rsidRPr="00B66382">
        <w:rPr>
          <w:color w:val="538135" w:themeColor="accent6" w:themeShade="BF"/>
        </w:rPr>
        <w:fldChar w:fldCharType="separate"/>
      </w:r>
      <w:r w:rsidR="00EF73CD" w:rsidRPr="00B66382">
        <w:rPr>
          <w:noProof/>
          <w:color w:val="538135" w:themeColor="accent6" w:themeShade="BF"/>
        </w:rPr>
        <w:t>(3)</w:t>
      </w:r>
      <w:r w:rsidR="00EF73CD" w:rsidRPr="00B66382">
        <w:rPr>
          <w:color w:val="538135" w:themeColor="accent6" w:themeShade="BF"/>
        </w:rPr>
        <w:fldChar w:fldCharType="end"/>
      </w:r>
      <w:r w:rsidR="00EF73CD" w:rsidRPr="00B66382">
        <w:rPr>
          <w:color w:val="538135" w:themeColor="accent6" w:themeShade="BF"/>
        </w:rPr>
        <w:t>.</w:t>
      </w:r>
      <w:r w:rsidRPr="00B66382">
        <w:rPr>
          <w:color w:val="538135" w:themeColor="accent6" w:themeShade="BF"/>
        </w:rPr>
        <w:t xml:space="preserve"> There is limited evidence that reduction itself improves </w:t>
      </w:r>
      <w:r w:rsidR="00EF73CD" w:rsidRPr="00B66382">
        <w:rPr>
          <w:color w:val="538135" w:themeColor="accent6" w:themeShade="BF"/>
        </w:rPr>
        <w:t xml:space="preserve">health </w:t>
      </w:r>
      <w:r w:rsidR="00EF73CD" w:rsidRPr="00B66382">
        <w:rPr>
          <w:color w:val="538135" w:themeColor="accent6" w:themeShade="BF"/>
        </w:rPr>
        <w:fldChar w:fldCharType="begin"/>
      </w:r>
      <w:r w:rsidR="00092538">
        <w:rPr>
          <w:color w:val="538135" w:themeColor="accent6" w:themeShade="BF"/>
        </w:rPr>
        <w:instrText xml:space="preserve"> ADDIN ZOTERO_ITEM CSL_CITATION {"citationID":"PTAAdrDi","properties":{"formattedCitation":"(4)","plainCitation":"(4)","noteIndex":0},"citationItems":[{"id":63,"uris":["http://zotero.org/users/10331382/items/22J533U3"],"itemData":{"id":63,"type":"article-journal","container-title":"Nicotine &amp; Tobacco Research","DOI":"10.1080/14622200701365327","ISSN":"1462-2203","issue":"6","journalAbbreviation":"Nicotine &amp; Tobacco Res.","language":"en","page":"631-646","source":"DOI.org (Crossref)","title":"Is there a health benefit of reduced tobacco consumption? A systematic review","title-short":"Is there a health benefit of reduced tobacco consumption?","volume":"9","author":[{"family":"Pisinger","given":"Charlotta"},{"family":"Godtfredsen","given":"Nina S."}],"issued":{"date-parts":[["2007",6]]},"citation-key":"pisingerThereHealthBenefit2007"}}],"schema":"https://github.com/citation-style-language/schema/raw/master/csl-citation.json"} </w:instrText>
      </w:r>
      <w:r w:rsidR="00EF73CD" w:rsidRPr="00B66382">
        <w:rPr>
          <w:color w:val="538135" w:themeColor="accent6" w:themeShade="BF"/>
        </w:rPr>
        <w:fldChar w:fldCharType="separate"/>
      </w:r>
      <w:r w:rsidR="00EF73CD" w:rsidRPr="00B66382">
        <w:rPr>
          <w:noProof/>
          <w:color w:val="538135" w:themeColor="accent6" w:themeShade="BF"/>
        </w:rPr>
        <w:t>(4)</w:t>
      </w:r>
      <w:r w:rsidR="00EF73CD" w:rsidRPr="00B66382">
        <w:rPr>
          <w:color w:val="538135" w:themeColor="accent6" w:themeShade="BF"/>
        </w:rPr>
        <w:fldChar w:fldCharType="end"/>
      </w:r>
      <w:r w:rsidR="00EF73CD" w:rsidRPr="00B66382">
        <w:rPr>
          <w:color w:val="538135" w:themeColor="accent6" w:themeShade="BF"/>
        </w:rPr>
        <w:t xml:space="preserve">, </w:t>
      </w:r>
      <w:r w:rsidRPr="00B66382">
        <w:rPr>
          <w:color w:val="538135" w:themeColor="accent6" w:themeShade="BF"/>
        </w:rPr>
        <w:t>but clearer evidence that people who are supported to reduce are more likely to achieve cessation</w:t>
      </w:r>
      <w:r w:rsidR="00B66382" w:rsidRPr="00B66382">
        <w:rPr>
          <w:color w:val="538135" w:themeColor="accent6" w:themeShade="BF"/>
        </w:rPr>
        <w:t xml:space="preserve"> </w:t>
      </w:r>
      <w:r w:rsidR="00B66382" w:rsidRPr="00B66382">
        <w:rPr>
          <w:color w:val="538135" w:themeColor="accent6" w:themeShade="BF"/>
        </w:rPr>
        <w:fldChar w:fldCharType="begin"/>
      </w:r>
      <w:r w:rsidR="00092538">
        <w:rPr>
          <w:color w:val="538135" w:themeColor="accent6" w:themeShade="BF"/>
        </w:rPr>
        <w:instrText xml:space="preserve"> ADDIN ZOTERO_ITEM CSL_CITATION {"citationID":"E9e9PYKL","properties":{"formattedCitation":"(5)","plainCitation":"(5)","noteIndex":0},"citationItems":[{"id":49,"uris":["http://zotero.org/users/10331382/items/XLA68TQB"],"itemData":{"id":49,"type":"article-journal","container-title":"Cochrane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00B66382" w:rsidRPr="00B66382">
        <w:rPr>
          <w:color w:val="538135" w:themeColor="accent6" w:themeShade="BF"/>
        </w:rPr>
        <w:fldChar w:fldCharType="separate"/>
      </w:r>
      <w:r w:rsidR="00B66382" w:rsidRPr="00B66382">
        <w:rPr>
          <w:noProof/>
          <w:color w:val="538135" w:themeColor="accent6" w:themeShade="BF"/>
        </w:rPr>
        <w:t>(5)</w:t>
      </w:r>
      <w:r w:rsidR="00B66382" w:rsidRPr="00B66382">
        <w:rPr>
          <w:color w:val="538135" w:themeColor="accent6" w:themeShade="BF"/>
        </w:rPr>
        <w:fldChar w:fldCharType="end"/>
      </w:r>
      <w:r w:rsidR="00B66382" w:rsidRPr="00B66382">
        <w:rPr>
          <w:color w:val="538135" w:themeColor="accent6" w:themeShade="BF"/>
        </w:rPr>
        <w:t xml:space="preserve">, </w:t>
      </w:r>
      <w:r w:rsidRPr="00B66382">
        <w:rPr>
          <w:color w:val="538135" w:themeColor="accent6" w:themeShade="BF"/>
        </w:rPr>
        <w:t xml:space="preserve">which has well established health benefits. </w:t>
      </w:r>
    </w:p>
    <w:p w14:paraId="0BCBF78E" w14:textId="77777777" w:rsidR="00B66382" w:rsidRPr="00B66382" w:rsidRDefault="00B66382" w:rsidP="00B66382">
      <w:pPr>
        <w:rPr>
          <w:rFonts w:ascii="Times New Roman" w:hAnsi="Times New Roman" w:cs="Times New Roman"/>
          <w:color w:val="538135" w:themeColor="accent6" w:themeShade="BF"/>
        </w:rPr>
      </w:pPr>
    </w:p>
    <w:p w14:paraId="3B496075" w14:textId="2398A5A7" w:rsidR="00373937" w:rsidRPr="00B66382" w:rsidRDefault="00373937" w:rsidP="00B66382">
      <w:pPr>
        <w:rPr>
          <w:color w:val="538135" w:themeColor="accent6" w:themeShade="BF"/>
        </w:rPr>
      </w:pPr>
      <w:r w:rsidRPr="00B66382">
        <w:rPr>
          <w:color w:val="538135" w:themeColor="accent6" w:themeShade="BF"/>
        </w:rPr>
        <w:t>Smokers report that they perceive smoking reduction as an acceptable way to stop smoking. In the English Smoking Toolkit Study, 56% of smokers reported that they were cutting down, and 28% of these reported that they were using NRT to do so</w:t>
      </w:r>
      <w:r w:rsidR="00B66382" w:rsidRPr="00B66382">
        <w:rPr>
          <w:color w:val="538135" w:themeColor="accent6" w:themeShade="BF"/>
        </w:rPr>
        <w:t xml:space="preserve"> </w:t>
      </w:r>
      <w:r w:rsidR="00B66382" w:rsidRPr="00B66382">
        <w:rPr>
          <w:color w:val="538135" w:themeColor="accent6" w:themeShade="BF"/>
        </w:rPr>
        <w:fldChar w:fldCharType="begin"/>
      </w:r>
      <w:r w:rsidR="00092538">
        <w:rPr>
          <w:color w:val="538135" w:themeColor="accent6" w:themeShade="BF"/>
        </w:rPr>
        <w:instrText xml:space="preserve"> ADDIN ZOTERO_ITEM CSL_CITATION {"citationID":"0AAT6mSJ","properties":{"formattedCitation":"(6)","plainCitation":"(6)","noteIndex":0},"citationItems":[{"id":66,"uris":["http://zotero.org/users/10331382/items/RFPSXX6W"],"itemData":{"id":66,"type":"article-journal","container-title":"Addiction","DOI":"10.1111/j.1360-0443.2010.03215.x","ISSN":"09652140","issue":"1","language":"en","page":"197-204","source":"DOI.org (Crossref)","title":"Use of nicotine replacement therapy for smoking reduction and during enforced temporary abstinence: a national survey of English smokers: Use of NRT for tobacco harm reduction","title-short":"Use of nicotine replacement therapy for smoking reduction and during enforced temporary abstinence","volume":"106","author":[{"family":"Beard","given":"E."},{"family":"McNeill","given":"A."},{"family":"Aveyard","given":"P."},{"family":"Fidler","given":"J."},{"family":"Michie","given":"S."},{"family":"West","given":"R."}],"issued":{"date-parts":[["2011",1]]},"citation-key":"beardUseNicotineReplacement2011"}}],"schema":"https://github.com/citation-style-language/schema/raw/master/csl-citation.json"} </w:instrText>
      </w:r>
      <w:r w:rsidR="00B66382" w:rsidRPr="00B66382">
        <w:rPr>
          <w:color w:val="538135" w:themeColor="accent6" w:themeShade="BF"/>
        </w:rPr>
        <w:fldChar w:fldCharType="separate"/>
      </w:r>
      <w:r w:rsidR="00B66382" w:rsidRPr="00B66382">
        <w:rPr>
          <w:noProof/>
          <w:color w:val="538135" w:themeColor="accent6" w:themeShade="BF"/>
        </w:rPr>
        <w:t>(6)</w:t>
      </w:r>
      <w:r w:rsidR="00B66382" w:rsidRPr="00B66382">
        <w:rPr>
          <w:color w:val="538135" w:themeColor="accent6" w:themeShade="BF"/>
        </w:rPr>
        <w:fldChar w:fldCharType="end"/>
      </w:r>
      <w:r w:rsidR="00B66382" w:rsidRPr="00B66382">
        <w:rPr>
          <w:color w:val="538135" w:themeColor="accent6" w:themeShade="BF"/>
        </w:rPr>
        <w:t xml:space="preserve">. </w:t>
      </w:r>
      <w:r w:rsidRPr="00B66382">
        <w:rPr>
          <w:color w:val="538135" w:themeColor="accent6" w:themeShade="BF"/>
        </w:rPr>
        <w:t>Another survey conducted in the USA found that 66% of respondents planned to stop smoking by cutting down gradually</w:t>
      </w:r>
      <w:r w:rsidR="00B66382" w:rsidRPr="00B66382">
        <w:rPr>
          <w:color w:val="538135" w:themeColor="accent6" w:themeShade="BF"/>
        </w:rPr>
        <w:t xml:space="preserve"> </w:t>
      </w:r>
      <w:r w:rsidR="00B66382" w:rsidRPr="00B66382">
        <w:rPr>
          <w:color w:val="538135" w:themeColor="accent6" w:themeShade="BF"/>
        </w:rPr>
        <w:fldChar w:fldCharType="begin"/>
      </w:r>
      <w:r w:rsidR="00092538">
        <w:rPr>
          <w:color w:val="538135" w:themeColor="accent6" w:themeShade="BF"/>
        </w:rPr>
        <w:instrText xml:space="preserve"> ADDIN ZOTERO_ITEM CSL_CITATION {"citationID":"3ZxjmfcD","properties":{"formattedCitation":"(7)","plainCitation":"(7)","noteIndex":0},"citationItems":[{"id":67,"uris":["http://zotero.org/users/10331382/items/EGYXG2DX"],"itemData":{"id":67,"type":"article-journal","container-title":"Nicotine &amp; Tobacco Research","DOI":"10.1080/14622200701365293","ISSN":"1462-2203","issue":"6","journalAbbreviation":"Nicotine &amp; Tobacco Res.","language":"en","page":"671-675","source":"DOI.org (Crossref)","title":"Interest in gradual cessation","volume":"9","author":[{"family":"Hughes","given":"John R."},{"family":"Callas","given":"Peter W."},{"family":"Peters","given":"Erica N."}],"issued":{"date-parts":[["2007",6]]},"citation-key":"hughesInterestGradualCessation2007"}}],"schema":"https://github.com/citation-style-language/schema/raw/master/csl-citation.json"} </w:instrText>
      </w:r>
      <w:r w:rsidR="00B66382" w:rsidRPr="00B66382">
        <w:rPr>
          <w:color w:val="538135" w:themeColor="accent6" w:themeShade="BF"/>
        </w:rPr>
        <w:fldChar w:fldCharType="separate"/>
      </w:r>
      <w:r w:rsidR="00B66382" w:rsidRPr="00B66382">
        <w:rPr>
          <w:noProof/>
          <w:color w:val="538135" w:themeColor="accent6" w:themeShade="BF"/>
        </w:rPr>
        <w:t>(7)</w:t>
      </w:r>
      <w:r w:rsidR="00B66382" w:rsidRPr="00B66382">
        <w:rPr>
          <w:color w:val="538135" w:themeColor="accent6" w:themeShade="BF"/>
        </w:rPr>
        <w:fldChar w:fldCharType="end"/>
      </w:r>
      <w:r w:rsidR="00B66382" w:rsidRPr="00B66382">
        <w:rPr>
          <w:color w:val="538135" w:themeColor="accent6" w:themeShade="BF"/>
        </w:rPr>
        <w:t xml:space="preserve">. </w:t>
      </w:r>
      <w:r w:rsidRPr="00B66382">
        <w:rPr>
          <w:color w:val="538135" w:themeColor="accent6" w:themeShade="BF"/>
        </w:rPr>
        <w:t>These findings have been replicated across various population surveys and interview studies</w:t>
      </w:r>
      <w:r w:rsidR="00B66382" w:rsidRPr="00B66382">
        <w:rPr>
          <w:color w:val="538135" w:themeColor="accent6" w:themeShade="BF"/>
        </w:rPr>
        <w:t xml:space="preserve"> </w:t>
      </w:r>
      <w:r w:rsidR="00B66382" w:rsidRPr="00B66382">
        <w:rPr>
          <w:color w:val="538135" w:themeColor="accent6" w:themeShade="BF"/>
        </w:rPr>
        <w:fldChar w:fldCharType="begin"/>
      </w:r>
      <w:r w:rsidR="00092538">
        <w:rPr>
          <w:color w:val="538135" w:themeColor="accent6" w:themeShade="BF"/>
        </w:rPr>
        <w:instrText xml:space="preserve"> ADDIN ZOTERO_ITEM CSL_CITATION {"citationID":"kEjcJ16W","properties":{"formattedCitation":"(8\\uc0\\u8211{}12)","plainCitation":"(8–12)","noteIndex":0},"citationItems":[{"id":68,"uris":["http://zotero.org/users/10331382/items/LKKPDNSY"],"itemData":{"id":68,"type":"article-journal","container-title":"Nicotine &amp; Tobacco Research","DOI":"10.1093/ntr/ntr297","ISSN":"1469-994X, 1462-2203","issue":"7","language":"en","page":"849-856","source":"DOI.org (Crossref)","title":"The Use of Nicotine Replacement Therapy for Smoking Reduction and Temporary Abstinence: An Interview Study","title-short":"The Use of Nicotine Replacement Therapy for Smoking Reduction and Temporary Abstinence","volume":"14","author":[{"family":"Beard","given":"Emma"},{"family":"Vangeli","given":"Eleni"},{"family":"Michie","given":"Susan"},{"family":"West","given":"Robert"}],"issued":{"date-parts":[["2012",7]]},"citation-key":"beardUseNicotineReplacement2012"}},{"id":69,"uris":["http://zotero.org/users/10331382/items/CI2HXUS7"],"itemData":{"id":69,"type":"article-journal","container-title":"Addiction","DOI":"10.1111/j.1360-0443.2007.01948.x","ISSN":"09652140, 13600443","issue":"8","language":"en","page":"1326-1327","source":"DOI.org (Crossref)","title":"SMOKERS WHO CHOOSE TO QUIT GRADUALLY VERSUS ABRUPTLY","volume":"102","issued":{"date-parts":[["2007",8]]},"citation-key":"SMOKERSWHOCHOOSE2007"}},{"id":71,"uris":["http://zotero.org/users/10331382/items/TBD4RZAS"],"itemData":{"id":71,"type":"article-journal","container-title":"Nicotine &amp; Tobacco Research","DOI":"10.1080/14622200701648441","ISSN":"1462-2203","issue":"11","journalAbbreviation":"Nicotine &amp; Tobacco Res.","language":"en","page":"1177-1182","source":"DOI.org (Crossref)","title":"Smokers' interest in using nicotine replacement to aid smoking reduction","volume":"9","author":[{"family":"Shiffman","given":"Saul"},{"family":"Hughes","given":"John"},{"family":"Ferguson","given":"Stuart"},{"family":"Pillitteri","given":"Janine"},{"family":"Gitchell","given":"Joseph"},{"family":"Burton","given":"Steven"}],"issued":{"date-parts":[["2007",11]]},"citation-key":"shiffmanSmokersInterestUsing2007"}},{"id":72,"uris":["http://zotero.org/users/10331382/items/6SGR2HUA"],"itemData":{"id":72,"type":"article-journal","container-title":"Preventing Chronic Disease","DOI":"10.5888/pcd11.140283","ISSN":"1545-1151","journalAbbreviation":"Prev. Chronic Dis.","page":"140283","source":"DOI.org (Crossref)","title":"Prevalence and Reasons for Initiating Use of Electronic Cigarettes Among Adults in Montana, 2013","volume":"11","author":[{"family":"Schmidt","given":"Lisa"},{"family":"Reidmohr","given":"Alison"},{"family":"Harwell","given":"Todd S."},{"family":"Helgerson","given":"Steven D."}],"issued":{"date-parts":[["2014",11,20]]},"citation-key":"schmidtPrevalenceReasonsInitiating2014"}},{"id":51,"uris":["http://zotero.org/users/10331382/items/CTDHRDC3"],"itemData":{"id":51,"type":"article-journal","abstract":"Abstract\n            \n              Introduction\n              Around half of smokers attempt to stop by cutting-down first. Evidence suggests that this results in similar quit rates to abrupt quitting. Evidence for the effectiveness and popularity of different gradual cessation methods is sparse.\n            \n            \n              Methods\n              Secondary, exploratory, analyses of a randomized trial of gradual versus abrupt smoking cessation. Gradual participants (N = 342) chose between four methods of cutting-down over 2 weeks: cutting-out the easiest cigarettes first (HR-E); cutting-out the most difficult cigarettes first (HR-D); smoking on an increasing time schedule (SR); and not smoking during particular periods (SFP). Nicotine replacement therapy and behavioral support were provided before and after quit day. We used logistic and linear regression modeling to test whether the method chosen was associated with smoking reduction, quit attempts, and abstinence, while adjusting for potential confounders.\n            \n            \n              Results\n              Participants were on average 49 years old, smoked 20 cigarettes per day, and had a Fagerstrom Test for Cigarette Dependence score of 6. 14.9% (51/342) chose HR-E, 2.1% (7/342) HR-D, 46.2% (158/342) SFP, and 36.8% (126/342) SR. We found no evidence of adjusted or unadjusted associations between method and successful 75% reduction in cigarette consumption, reduction in percentage cigarettes per day or exhaled carbon monoxide, quit attempts, or abstinence at 4-week or 6-month follow-up.\n            \n            \n              Conclusions\n              Future research and practice could focus more heavily on the SR and SFP methods as these appeared notably more popular than HR. There was substantial imprecision in the efficacy data, which should be treated with caution; however, none of the gradual cessation methods showed clear evidence of being more efficacious than others.\n            \n            \n              Implications\n              There is evidence that people who would like to quit smoking gradually should be supported to do so. However, as this is relatively new thinking and there is large potential for variation in methods, guidance on the best way to offer support is sparse. This article is an exploratory analysis of the popularity and efficacy of various methods in an attempt to move the topic forward and inform the implementation of gradual smoking cessation methods in practice. The identified popularity of some methods over others signposts directions for future research.","container-title":"Nicotine &amp; Tobacco Research","DOI":"10.1093/ntr/ntaa123","ISSN":"1469-994X","issue":"12","language":"en","page":"2257-2261","source":"DOI.org (Crossref)","title":"Exploratory Analyses of the Popularity and Efficacy of Four Behavioral Methods of Gradual Smoking Cessation","volume":"22","author":[{"family":"Lindson","given":"Nicola"},{"family":"Michie","given":"Susan"},{"family":"Aveyard","given":"Paul"}],"issued":{"date-parts":[["2020",12,12]]},"citation-key":"lindsonExploratoryAnalysesPopularity2020"}}],"schema":"https://github.com/citation-style-language/schema/raw/master/csl-citation.json"} </w:instrText>
      </w:r>
      <w:r w:rsidR="00B66382" w:rsidRPr="00B66382">
        <w:rPr>
          <w:color w:val="538135" w:themeColor="accent6" w:themeShade="BF"/>
        </w:rPr>
        <w:fldChar w:fldCharType="separate"/>
      </w:r>
      <w:r w:rsidR="00B66382" w:rsidRPr="00B66382">
        <w:rPr>
          <w:color w:val="538135" w:themeColor="accent6" w:themeShade="BF"/>
        </w:rPr>
        <w:t>(8–12)</w:t>
      </w:r>
      <w:r w:rsidR="00B66382" w:rsidRPr="00B66382">
        <w:rPr>
          <w:color w:val="538135" w:themeColor="accent6" w:themeShade="BF"/>
        </w:rPr>
        <w:fldChar w:fldCharType="end"/>
      </w:r>
      <w:r w:rsidRPr="00B66382">
        <w:rPr>
          <w:color w:val="538135" w:themeColor="accent6" w:themeShade="BF"/>
        </w:rPr>
        <w:t xml:space="preserve"> </w:t>
      </w:r>
    </w:p>
    <w:p w14:paraId="1FE020AD" w14:textId="77777777" w:rsidR="00373937" w:rsidRPr="00B66382" w:rsidRDefault="00373937" w:rsidP="008026BF">
      <w:pPr>
        <w:rPr>
          <w:color w:val="538135" w:themeColor="accent6" w:themeShade="BF"/>
        </w:rPr>
      </w:pPr>
    </w:p>
    <w:p w14:paraId="0B40BD44" w14:textId="3DF3D37C" w:rsidR="00533434" w:rsidRPr="00B66382" w:rsidRDefault="00533434" w:rsidP="00B66382">
      <w:pPr>
        <w:rPr>
          <w:color w:val="538135" w:themeColor="accent6" w:themeShade="BF"/>
        </w:rPr>
      </w:pPr>
      <w:r w:rsidRPr="00B66382">
        <w:rPr>
          <w:color w:val="538135" w:themeColor="accent6" w:themeShade="BF"/>
        </w:rPr>
        <w:t xml:space="preserve">Smoking reduction to quit is often recommended to smokers who have found it difficult to quit using ‘abrupt quitting’ methods in the past. Abrupt quitting usually involves setting a quit date and completely abstaining from smoking from that date, ideally with </w:t>
      </w:r>
      <w:r w:rsidR="009D6BF8" w:rsidRPr="00B66382">
        <w:rPr>
          <w:color w:val="538135" w:themeColor="accent6" w:themeShade="BF"/>
        </w:rPr>
        <w:t>behavioral</w:t>
      </w:r>
      <w:r w:rsidRPr="00B66382">
        <w:rPr>
          <w:color w:val="538135" w:themeColor="accent6" w:themeShade="BF"/>
        </w:rPr>
        <w:t xml:space="preserve"> and pharmacological support. Smokers reducing their daily number of cigarettes could use a range of different approaches to do so, including a combination of </w:t>
      </w:r>
      <w:r w:rsidR="009D6BF8" w:rsidRPr="00B66382">
        <w:rPr>
          <w:color w:val="538135" w:themeColor="accent6" w:themeShade="BF"/>
        </w:rPr>
        <w:t xml:space="preserve">behavioral </w:t>
      </w:r>
      <w:r w:rsidRPr="00B66382">
        <w:rPr>
          <w:color w:val="538135" w:themeColor="accent6" w:themeShade="BF"/>
        </w:rPr>
        <w:t xml:space="preserve">counselling and NRT </w:t>
      </w:r>
      <w:r w:rsidRPr="00B66382">
        <w:rPr>
          <w:color w:val="538135" w:themeColor="accent6" w:themeShade="BF"/>
        </w:rPr>
        <w:fldChar w:fldCharType="begin"/>
      </w:r>
      <w:r w:rsidR="00092538">
        <w:rPr>
          <w:color w:val="538135" w:themeColor="accent6" w:themeShade="BF"/>
        </w:rPr>
        <w:instrText xml:space="preserve"> ADDIN ZOTERO_ITEM CSL_CITATION {"citationID":"ZFsPqWSL","properties":{"formattedCitation":"(5)","plainCitation":"(5)","noteIndex":0},"citationItems":[{"id":49,"uris":["http://zotero.org/users/10331382/items/XLA68TQB"],"itemData":{"id":49,"type":"article-journal","container-title":"Cochrane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Pr="00B66382">
        <w:rPr>
          <w:color w:val="538135" w:themeColor="accent6" w:themeShade="BF"/>
        </w:rPr>
        <w:fldChar w:fldCharType="separate"/>
      </w:r>
      <w:r w:rsidR="00EF73CD" w:rsidRPr="00B66382">
        <w:rPr>
          <w:noProof/>
          <w:color w:val="538135" w:themeColor="accent6" w:themeShade="BF"/>
        </w:rPr>
        <w:t>(5)</w:t>
      </w:r>
      <w:r w:rsidRPr="00B66382">
        <w:rPr>
          <w:color w:val="538135" w:themeColor="accent6" w:themeShade="BF"/>
        </w:rPr>
        <w:fldChar w:fldCharType="end"/>
      </w:r>
      <w:r w:rsidRPr="00B66382">
        <w:rPr>
          <w:color w:val="538135" w:themeColor="accent6" w:themeShade="BF"/>
        </w:rPr>
        <w:t xml:space="preserve">. There is some evidence that providing </w:t>
      </w:r>
      <w:r w:rsidR="009D6BF8" w:rsidRPr="00B66382">
        <w:rPr>
          <w:color w:val="538135" w:themeColor="accent6" w:themeShade="BF"/>
        </w:rPr>
        <w:t>behavioral</w:t>
      </w:r>
      <w:r w:rsidRPr="00B66382">
        <w:rPr>
          <w:color w:val="538135" w:themeColor="accent6" w:themeShade="BF"/>
        </w:rPr>
        <w:t xml:space="preserve"> support to reduce to quit helps more people to stop smoking than providing people with self‐help resources only. For example</w:t>
      </w:r>
      <w:r w:rsidR="009D6BF8" w:rsidRPr="00B66382">
        <w:rPr>
          <w:color w:val="538135" w:themeColor="accent6" w:themeShade="BF"/>
        </w:rPr>
        <w:t>,</w:t>
      </w:r>
      <w:r w:rsidRPr="00B66382">
        <w:rPr>
          <w:color w:val="538135" w:themeColor="accent6" w:themeShade="BF"/>
        </w:rPr>
        <w:t xml:space="preserve"> setting a particular time period to reduce over before quitting completely, or reducing the time periods in the day when smoking occurs. Other approaches include simply advising smokers to reduce their smoking as much as possible without giving any specific guidance on how to do so</w:t>
      </w:r>
      <w:r w:rsidR="008026BF" w:rsidRPr="00B66382">
        <w:rPr>
          <w:color w:val="538135" w:themeColor="accent6" w:themeShade="BF"/>
        </w:rPr>
        <w:t xml:space="preserve"> </w:t>
      </w:r>
      <w:r w:rsidR="009D6BF8" w:rsidRPr="00B66382">
        <w:rPr>
          <w:color w:val="538135" w:themeColor="accent6" w:themeShade="BF"/>
        </w:rPr>
        <w:fldChar w:fldCharType="begin"/>
      </w:r>
      <w:r w:rsidR="00092538">
        <w:rPr>
          <w:color w:val="538135" w:themeColor="accent6" w:themeShade="BF"/>
        </w:rPr>
        <w:instrText xml:space="preserve"> ADDIN ZOTERO_ITEM CSL_CITATION {"citationID":"X33AdNaY","properties":{"formattedCitation":"(13\\uc0\\u8211{}17)","plainCitation":"(13–17)","noteIndex":0},"citationItems":[{"id":53,"uris":["http://zotero.org/users/10331382/items/RXTKYNRF"],"itemData":{"id":53,"type":"article-journal","container-title":"Study ID 980-CHC-9021-0013. Unpublished data.","title":"A double-blind, randomized, placebo-controlled multicentre trial of a nicotine chewing gum in smoking reduction","author":[{"family":"Haustein","given":"K"}],"issued":{"date-parts":[["2001"]]},"citation-key":"hausteinDoubleblindRandomizedPlacebocontrolled2001"}},{"id":54,"uris":["http://zotero.org/users/10331382/items/IF227SIK"],"itemData":{"id":54,"type":"article-journal","container-title":"Clinical Pharmacology &amp; Therapeutics","DOI":"10.1016/j.clpt.2005.08.019","ISSN":"00099236","issue":"6","journalAbbreviation":"Clinical Pharmacology &amp; Therapeutics","language":"en","page":"689-696","source":"DOI.org (Crossref)","title":"Smoking reduction treatment with 4-mg nicotine gum: A double-blind, randomized, placebo-controlled study","title-short":"Smoking reduction treatment with 4-mg nicotine gum","volume":"78","author":[{"family":"Batra","given":"A"},{"family":"Klingler","given":"K"},{"family":"Landfeldt","given":"B"},{"family":"Friederich","given":"H"},{"family":"Westin","given":"A"},{"family":"Danielsson","given":"T"}],"issued":{"date-parts":[["2005",12]]},"citation-key":"batraSmokingReductionTreatment2005"}},{"id":55,"uris":["http://zotero.org/users/10331382/items/6ADLNS7R"],"itemData":{"id":55,"type":"article-journal","container-title":"BMJ","DOI":"10.1136/bmj.321.7257.329","ISSN":"09598138","issue":"7257","page":"329-333","source":"DOI.org (Crossref)","title":"Smoking reduction with oral nicotine inhalers: double blind, randomised clinical trial of efficacy and safety","title-short":"Smoking reduction with oral nicotine inhalers","volume":"321","author":[{"family":"Bolliger","given":"C. T"}],"issued":{"date-parts":[["2000",8,5]]},"citation-key":"bolligerSmokingReductionOral2000"}},{"id":57,"uris":["http://zotero.org/users/10331382/items/ZNL8TWCV"],"itemData":{"id":57,"type":"article-journal","container-title":"Nicotine &amp; Tobacco Research","DOI":"10.1080/14622200600789916","ISSN":"1462-2203","issue":"4","journalAbbreviation":"Nicotine &amp; Tobacco Res.","language":"en","page":"555-564","source":"DOI.org (Crossref)","title":"Efficacy of the nicotine inhaler in smoking reduction: A double-blind, randomized trial","title-short":"Efficacy of the nicotine inhaler in smoking reduction","volume":"8","author":[{"family":"Rennard","given":"Stephen"},{"family":"Glover","given":"Elbert"},{"family":"Leischow","given":"Scott"},{"family":"Daughton","given":"David"},{"family":"Glover","given":"Penny"},{"family":"Muramoto","given":"Myra"},{"family":"Franzon","given":"Mikael"},{"family":"Danielsson","given":"Tobias"},{"family":"Landfeldt","given":"Björn"},{"family":"Westin","given":"Åke"}],"issued":{"date-parts":[["2006",8,1]]},"citation-key":"rennardEfficacyNicotineInhaler2006"}},{"id":58,"uris":["http://zotero.org/users/10331382/items/32BYC8JL"],"itemData":{"id":58,"type":"article-journal","container-title":"Addiction","DOI":"10.1046/j.1360-0443.2003.00489.x","ISSN":"09652140","issue":"10","language":"en","page":"1395-1402","source":"DOI.org (Crossref)","title":"Smoking reduction promotes smoking cessation: results from a double blind, randomized, placebo-controlled trial of nicotine gum with 2-year follow-up: Smoking reduction with nicotine gum","title-short":"Smoking reduction promotes smoking cessation","volume":"98","author":[{"family":"Wennike","given":"Poul"},{"family":"Danielsson","given":"Tobias"},{"family":"Landfeldt","given":"Björn"},{"family":"Westin","given":"Åke"},{"family":"Tønnesen","given":"Philip"}],"issued":{"date-parts":[["2003",10]]},"citation-key":"wennikeSmokingReductionPromotes2003"}}],"schema":"https://github.com/citation-style-language/schema/raw/master/csl-citation.json"} </w:instrText>
      </w:r>
      <w:r w:rsidR="009D6BF8" w:rsidRPr="00B66382">
        <w:rPr>
          <w:color w:val="538135" w:themeColor="accent6" w:themeShade="BF"/>
        </w:rPr>
        <w:fldChar w:fldCharType="separate"/>
      </w:r>
      <w:r w:rsidR="00B66382" w:rsidRPr="00B66382">
        <w:rPr>
          <w:rFonts w:ascii="Calibri" w:cs="Calibri"/>
          <w:color w:val="538135" w:themeColor="accent6" w:themeShade="BF"/>
        </w:rPr>
        <w:t>(13–17)</w:t>
      </w:r>
      <w:r w:rsidR="009D6BF8" w:rsidRPr="00B66382">
        <w:rPr>
          <w:color w:val="538135" w:themeColor="accent6" w:themeShade="BF"/>
        </w:rPr>
        <w:fldChar w:fldCharType="end"/>
      </w:r>
      <w:r w:rsidR="009D6BF8" w:rsidRPr="00B66382">
        <w:rPr>
          <w:color w:val="538135" w:themeColor="accent6" w:themeShade="BF"/>
        </w:rPr>
        <w:t>.</w:t>
      </w:r>
      <w:r w:rsidR="008026BF" w:rsidRPr="00B66382">
        <w:rPr>
          <w:color w:val="538135" w:themeColor="accent6" w:themeShade="BF"/>
        </w:rPr>
        <w:t xml:space="preserve"> </w:t>
      </w:r>
      <w:r w:rsidRPr="00B66382">
        <w:rPr>
          <w:color w:val="538135" w:themeColor="accent6" w:themeShade="BF"/>
        </w:rPr>
        <w:t xml:space="preserve">However, there is no clear evidence to support any particular </w:t>
      </w:r>
      <w:r w:rsidR="009D6BF8" w:rsidRPr="00B66382">
        <w:rPr>
          <w:color w:val="538135" w:themeColor="accent6" w:themeShade="BF"/>
        </w:rPr>
        <w:t>behavioral</w:t>
      </w:r>
      <w:r w:rsidRPr="00B66382">
        <w:rPr>
          <w:color w:val="538135" w:themeColor="accent6" w:themeShade="BF"/>
        </w:rPr>
        <w:t xml:space="preserve"> reduction method over others</w:t>
      </w:r>
      <w:r w:rsidR="009D6BF8" w:rsidRPr="00B66382">
        <w:rPr>
          <w:color w:val="538135" w:themeColor="accent6" w:themeShade="BF"/>
        </w:rPr>
        <w:t xml:space="preserve"> </w:t>
      </w:r>
      <w:r w:rsidR="009D6BF8" w:rsidRPr="00B66382">
        <w:rPr>
          <w:color w:val="538135" w:themeColor="accent6" w:themeShade="BF"/>
        </w:rPr>
        <w:fldChar w:fldCharType="begin"/>
      </w:r>
      <w:r w:rsidR="00092538">
        <w:rPr>
          <w:color w:val="538135" w:themeColor="accent6" w:themeShade="BF"/>
        </w:rPr>
        <w:instrText xml:space="preserve"> ADDIN ZOTERO_ITEM CSL_CITATION {"citationID":"3qhWNCaZ","properties":{"formattedCitation":"(5,12)","plainCitation":"(5,12)","noteIndex":0},"citationItems":[{"id":49,"uris":["http://zotero.org/users/10331382/items/XLA68TQB"],"itemData":{"id":49,"type":"article-journal","container-title":"Cochrane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id":51,"uris":["http://zotero.org/users/10331382/items/CTDHRDC3"],"itemData":{"id":51,"type":"article-journal","abstract":"Abstract\n            \n              Introduction\n              Around half of smokers attempt to stop by cutting-down first. Evidence suggests that this results in similar quit rates to abrupt quitting. Evidence for the effectiveness and popularity of different gradual cessation methods is sparse.\n            \n            \n              Methods\n              Secondary, exploratory, analyses of a randomized trial of gradual versus abrupt smoking cessation. Gradual participants (N = 342) chose between four methods of cutting-down over 2 weeks: cutting-out the easiest cigarettes first (HR-E); cutting-out the most difficult cigarettes first (HR-D); smoking on an increasing time schedule (SR); and not smoking during particular periods (SFP). Nicotine replacement therapy and behavioral support were provided before and after quit day. We used logistic and linear regression modeling to test whether the method chosen was associated with smoking reduction, quit attempts, and abstinence, while adjusting for potential confounders.\n            \n            \n              Results\n              Participants were on average 49 years old, smoked 20 cigarettes per day, and had a Fagerstrom Test for Cigarette Dependence score of 6. 14.9% (51/342) chose HR-E, 2.1% (7/342) HR-D, 46.2% (158/342) SFP, and 36.8% (126/342) SR. We found no evidence of adjusted or unadjusted associations between method and successful 75% reduction in cigarette consumption, reduction in percentage cigarettes per day or exhaled carbon monoxide, quit attempts, or abstinence at 4-week or 6-month follow-up.\n            \n            \n              Conclusions\n              Future research and practice could focus more heavily on the SR and SFP methods as these appeared notably more popular than HR. There was substantial imprecision in the efficacy data, which should be treated with caution; however, none of the gradual cessation methods showed clear evidence of being more efficacious than others.\n            \n            \n              Implications\n              There is evidence that people who would like to quit smoking gradually should be supported to do so. However, as this is relatively new thinking and there is large potential for variation in methods, guidance on the best way to offer support is sparse. This article is an exploratory analysis of the popularity and efficacy of various methods in an attempt to move the topic forward and inform the implementation of gradual smoking cessation methods in practice. The identified popularity of some methods over others signposts directions for future research.","container-title":"Nicotine &amp; Tobacco Research","DOI":"10.1093/ntr/ntaa123","ISSN":"1469-994X","issue":"12","language":"en","page":"2257-2261","source":"DOI.org (Crossref)","title":"Exploratory Analyses of the Popularity and Efficacy of Four Behavioral Methods of Gradual Smoking Cessation","volume":"22","author":[{"family":"Lindson","given":"Nicola"},{"family":"Michie","given":"Susan"},{"family":"Aveyard","given":"Paul"}],"issued":{"date-parts":[["2020",12,12]]},"citation-key":"lindsonExploratoryAnalysesPopularity2020"}}],"schema":"https://github.com/citation-style-language/schema/raw/master/csl-citation.json"} </w:instrText>
      </w:r>
      <w:r w:rsidR="009D6BF8" w:rsidRPr="00B66382">
        <w:rPr>
          <w:color w:val="538135" w:themeColor="accent6" w:themeShade="BF"/>
        </w:rPr>
        <w:fldChar w:fldCharType="separate"/>
      </w:r>
      <w:r w:rsidR="00B66382" w:rsidRPr="00B66382">
        <w:rPr>
          <w:noProof/>
          <w:color w:val="538135" w:themeColor="accent6" w:themeShade="BF"/>
        </w:rPr>
        <w:t>(5,12)</w:t>
      </w:r>
      <w:r w:rsidR="009D6BF8" w:rsidRPr="00B66382">
        <w:rPr>
          <w:color w:val="538135" w:themeColor="accent6" w:themeShade="BF"/>
        </w:rPr>
        <w:fldChar w:fldCharType="end"/>
      </w:r>
      <w:r w:rsidR="008026BF" w:rsidRPr="00B66382">
        <w:rPr>
          <w:color w:val="538135" w:themeColor="accent6" w:themeShade="BF"/>
        </w:rPr>
        <w:t>.</w:t>
      </w:r>
    </w:p>
    <w:p w14:paraId="56BC1440" w14:textId="77777777" w:rsidR="00533434" w:rsidRPr="00B66382" w:rsidRDefault="00533434" w:rsidP="00B66382">
      <w:pPr>
        <w:rPr>
          <w:color w:val="538135" w:themeColor="accent6" w:themeShade="BF"/>
        </w:rPr>
      </w:pPr>
    </w:p>
    <w:p w14:paraId="6D786BA0" w14:textId="3E8D67F4" w:rsidR="00B44620" w:rsidRDefault="00533434" w:rsidP="00B66382">
      <w:pPr>
        <w:rPr>
          <w:color w:val="538135" w:themeColor="accent6" w:themeShade="BF"/>
        </w:rPr>
      </w:pPr>
      <w:r w:rsidRPr="00B66382">
        <w:rPr>
          <w:color w:val="538135" w:themeColor="accent6" w:themeShade="BF"/>
        </w:rPr>
        <w:t xml:space="preserve">A Cochrane Review has found that a number of trials have simply asked participants to reduce without giving them any specific instructions on how to do so </w:t>
      </w:r>
      <w:r w:rsidRPr="00B66382">
        <w:rPr>
          <w:color w:val="538135" w:themeColor="accent6" w:themeShade="BF"/>
        </w:rPr>
        <w:fldChar w:fldCharType="begin"/>
      </w:r>
      <w:r w:rsidR="00092538">
        <w:rPr>
          <w:color w:val="538135" w:themeColor="accent6" w:themeShade="BF"/>
        </w:rPr>
        <w:instrText xml:space="preserve"> ADDIN ZOTERO_ITEM CSL_CITATION {"citationID":"1Ihs1itW","properties":{"formattedCitation":"(5)","plainCitation":"(5)","noteIndex":0},"citationItems":[{"id":49,"uris":["http://zotero.org/users/10331382/items/XLA68TQB"],"itemData":{"id":49,"type":"article-journal","container-title":"Cochrane Database of Systematic Reviews","DOI":"10.1002/14651858.CD013183.pub2","ISSN":"14651858","issue":"9","language":"en","source":"DOI.org (Crossref)","title":"Smoking reduction interventions for smoking cessation","URL":"http://doi.wiley.com/10.1002/14651858.CD013183.pub2","volume":"2019","author":[{"family":"Lindson","given":"Nicola"},{"family":"Klemperer","given":"Elias"},{"family":"Hong","given":"Bosun"},{"family":"Ordóñez-Mena","given":"José M"},{"family":"Aveyard","given":"Paul"}],"editor":[{"literal":"Cochrane Tobacco Addiction Group"}],"accessed":{"date-parts":[["2022",12,7]]},"issued":{"date-parts":[["2019",9,30]]},"citation-key":"lindsonSmokingReductionInterventions2019"}}],"schema":"https://github.com/citation-style-language/schema/raw/master/csl-citation.json"} </w:instrText>
      </w:r>
      <w:r w:rsidRPr="00B66382">
        <w:rPr>
          <w:color w:val="538135" w:themeColor="accent6" w:themeShade="BF"/>
        </w:rPr>
        <w:fldChar w:fldCharType="separate"/>
      </w:r>
      <w:r w:rsidR="00EF73CD" w:rsidRPr="00B66382">
        <w:rPr>
          <w:noProof/>
          <w:color w:val="538135" w:themeColor="accent6" w:themeShade="BF"/>
        </w:rPr>
        <w:t>(5)</w:t>
      </w:r>
      <w:r w:rsidRPr="00B66382">
        <w:rPr>
          <w:color w:val="538135" w:themeColor="accent6" w:themeShade="BF"/>
        </w:rPr>
        <w:fldChar w:fldCharType="end"/>
      </w:r>
      <w:r w:rsidRPr="00B66382">
        <w:rPr>
          <w:color w:val="538135" w:themeColor="accent6" w:themeShade="BF"/>
        </w:rPr>
        <w:t>. However, little is known about what the resulting, more unstructured, participant-led smoking reduction patterns look like. For example, after receiving a basic instruction to reduce their smoking do smokers cut</w:t>
      </w:r>
      <w:ins w:id="1" w:author="Anthony Barrows" w:date="2022-12-09T11:21:00Z">
        <w:r w:rsidR="00BC6AB4">
          <w:rPr>
            <w:color w:val="538135" w:themeColor="accent6" w:themeShade="BF"/>
          </w:rPr>
          <w:t xml:space="preserve"> </w:t>
        </w:r>
      </w:ins>
      <w:r w:rsidRPr="00B66382">
        <w:rPr>
          <w:color w:val="538135" w:themeColor="accent6" w:themeShade="BF"/>
        </w:rPr>
        <w:t xml:space="preserve">down immediately, or later? Do they steadily reduce smoking until complete cessation? Do they reduce and then increase the amount smoked? Or are there other patterns of smoking reduction? Secondly, we do not know whether </w:t>
      </w:r>
      <w:proofErr w:type="gramStart"/>
      <w:r w:rsidRPr="00B66382">
        <w:rPr>
          <w:color w:val="538135" w:themeColor="accent6" w:themeShade="BF"/>
        </w:rPr>
        <w:t>particular patterns</w:t>
      </w:r>
      <w:proofErr w:type="gramEnd"/>
      <w:r w:rsidRPr="00B66382">
        <w:rPr>
          <w:color w:val="538135" w:themeColor="accent6" w:themeShade="BF"/>
        </w:rPr>
        <w:t xml:space="preserve"> of smoking reduction are associated with better smoking cessation outcomes, and if so, which ones? Third, we do not know if </w:t>
      </w:r>
      <w:proofErr w:type="gramStart"/>
      <w:r w:rsidRPr="00B66382">
        <w:rPr>
          <w:color w:val="538135" w:themeColor="accent6" w:themeShade="BF"/>
        </w:rPr>
        <w:t>particular patterns</w:t>
      </w:r>
      <w:proofErr w:type="gramEnd"/>
      <w:r w:rsidRPr="00B66382">
        <w:rPr>
          <w:color w:val="538135" w:themeColor="accent6" w:themeShade="BF"/>
        </w:rPr>
        <w:t xml:space="preserve"> of smoking reduction are determined by particular participant characteristics or dependency profiles. This information could be of importance when </w:t>
      </w:r>
      <w:r w:rsidRPr="00B66382">
        <w:rPr>
          <w:color w:val="538135" w:themeColor="accent6" w:themeShade="BF"/>
        </w:rPr>
        <w:lastRenderedPageBreak/>
        <w:t>developing and tailoring smoking reduction interventions</w:t>
      </w:r>
      <w:r w:rsidR="00373937" w:rsidRPr="00B66382">
        <w:rPr>
          <w:color w:val="538135" w:themeColor="accent6" w:themeShade="BF"/>
        </w:rPr>
        <w:t xml:space="preserve"> </w:t>
      </w:r>
      <w:r w:rsidRPr="00B66382">
        <w:rPr>
          <w:color w:val="538135" w:themeColor="accent6" w:themeShade="BF"/>
        </w:rPr>
        <w:t xml:space="preserve">and could aid clinicians who recommend and offer smoking reduction treatment. </w:t>
      </w:r>
    </w:p>
    <w:p w14:paraId="64C88384" w14:textId="77777777" w:rsidR="00B44620" w:rsidRDefault="00B44620" w:rsidP="00B66382">
      <w:pPr>
        <w:rPr>
          <w:color w:val="538135" w:themeColor="accent6" w:themeShade="BF"/>
        </w:rPr>
      </w:pPr>
    </w:p>
    <w:p w14:paraId="2B0ED4BC" w14:textId="18988F3E" w:rsidR="00B44620" w:rsidRPr="00B44620" w:rsidRDefault="00B44620" w:rsidP="00B44620">
      <w:pPr>
        <w:rPr>
          <w:color w:val="538135" w:themeColor="accent6" w:themeShade="BF"/>
        </w:rPr>
      </w:pPr>
      <w:r w:rsidRPr="00B44620">
        <w:rPr>
          <w:color w:val="538135" w:themeColor="accent6" w:themeShade="BF"/>
        </w:rPr>
        <w:t xml:space="preserve">In this secondary analysis of five randomized placebo-controlled trials of NRT for smoking reduction we aim to: </w:t>
      </w:r>
    </w:p>
    <w:p w14:paraId="7304027E" w14:textId="2C4D07F4" w:rsidR="00B44620" w:rsidRPr="00B44620" w:rsidRDefault="00B44620" w:rsidP="00B44620">
      <w:pPr>
        <w:pStyle w:val="ListParagraph"/>
        <w:numPr>
          <w:ilvl w:val="0"/>
          <w:numId w:val="2"/>
        </w:numPr>
        <w:rPr>
          <w:color w:val="538135" w:themeColor="accent6" w:themeShade="BF"/>
        </w:rPr>
      </w:pPr>
      <w:r w:rsidRPr="00B44620">
        <w:rPr>
          <w:color w:val="538135" w:themeColor="accent6" w:themeShade="BF"/>
        </w:rPr>
        <w:t>Use latent class analysis</w:t>
      </w:r>
      <w:r w:rsidR="002A36EC">
        <w:rPr>
          <w:color w:val="538135" w:themeColor="accent6" w:themeShade="BF"/>
        </w:rPr>
        <w:t xml:space="preserve"> </w:t>
      </w:r>
      <w:r w:rsidR="002A36EC">
        <w:rPr>
          <w:color w:val="000000" w:themeColor="text1"/>
        </w:rPr>
        <w:t>(LCA)</w:t>
      </w:r>
      <w:r w:rsidRPr="00B44620">
        <w:rPr>
          <w:color w:val="538135" w:themeColor="accent6" w:themeShade="BF"/>
        </w:rPr>
        <w:t xml:space="preserve"> to determine if there are trajectories in cigarettes per day (CPD) overtime in people who are asked to reduce their smoking before quitting, without specific instructions on how to do so. </w:t>
      </w:r>
    </w:p>
    <w:p w14:paraId="7BE07F93" w14:textId="77777777" w:rsidR="00B44620" w:rsidRPr="00B44620" w:rsidRDefault="00B44620" w:rsidP="00B44620">
      <w:pPr>
        <w:pStyle w:val="ListParagraph"/>
        <w:numPr>
          <w:ilvl w:val="0"/>
          <w:numId w:val="2"/>
        </w:numPr>
        <w:rPr>
          <w:color w:val="538135" w:themeColor="accent6" w:themeShade="BF"/>
        </w:rPr>
      </w:pPr>
      <w:r w:rsidRPr="00B44620">
        <w:rPr>
          <w:color w:val="538135" w:themeColor="accent6" w:themeShade="BF"/>
        </w:rPr>
        <w:t xml:space="preserve">Determine which (if any) baseline participant characteristics predict latent class membership. </w:t>
      </w:r>
    </w:p>
    <w:p w14:paraId="6E8B2881" w14:textId="51D9D1A8" w:rsidR="00B44620" w:rsidRDefault="00B44620">
      <w:pPr>
        <w:pStyle w:val="ListParagraph"/>
        <w:numPr>
          <w:ilvl w:val="0"/>
          <w:numId w:val="2"/>
        </w:numPr>
        <w:rPr>
          <w:color w:val="538135" w:themeColor="accent6" w:themeShade="BF"/>
        </w:rPr>
      </w:pPr>
      <w:r w:rsidRPr="00B44620">
        <w:rPr>
          <w:color w:val="538135" w:themeColor="accent6" w:themeShade="BF"/>
        </w:rPr>
        <w:t xml:space="preserve">Determine whether latent class membership is associated biochemically verified smoking cessation, while </w:t>
      </w:r>
      <w:commentRangeStart w:id="2"/>
      <w:r w:rsidRPr="00B44620">
        <w:rPr>
          <w:color w:val="538135" w:themeColor="accent6" w:themeShade="BF"/>
        </w:rPr>
        <w:t>controlling for</w:t>
      </w:r>
      <w:commentRangeEnd w:id="2"/>
      <w:r w:rsidR="000F2C3A">
        <w:rPr>
          <w:rStyle w:val="CommentReference"/>
        </w:rPr>
        <w:commentReference w:id="2"/>
      </w:r>
      <w:r w:rsidRPr="00B44620">
        <w:rPr>
          <w:color w:val="538135" w:themeColor="accent6" w:themeShade="BF"/>
        </w:rPr>
        <w:t xml:space="preserve"> participant characteristics. </w:t>
      </w:r>
    </w:p>
    <w:p w14:paraId="2620B24E" w14:textId="0B2B4AB3" w:rsidR="00800D39" w:rsidRDefault="00800D39" w:rsidP="00800D39">
      <w:pPr>
        <w:rPr>
          <w:color w:val="538135" w:themeColor="accent6" w:themeShade="BF"/>
        </w:rPr>
      </w:pPr>
    </w:p>
    <w:p w14:paraId="07DB965A" w14:textId="49E60E58" w:rsidR="007B0202" w:rsidRPr="00B66382" w:rsidRDefault="003F4C09" w:rsidP="004857F0">
      <w:r>
        <w:t xml:space="preserve">Although several studies have used </w:t>
      </w:r>
      <w:r w:rsidR="002A36EC">
        <w:t xml:space="preserve">LCA to </w:t>
      </w:r>
      <w:r w:rsidR="000878C3">
        <w:t xml:space="preserve">explore </w:t>
      </w:r>
      <w:r w:rsidR="007D2CC8">
        <w:t xml:space="preserve">heterogeneity in smoking behavior trajectories </w:t>
      </w:r>
      <w:r w:rsidR="00092538">
        <w:fldChar w:fldCharType="begin"/>
      </w:r>
      <w:r w:rsidR="00247FD3">
        <w:instrText xml:space="preserve"> ADDIN ZOTERO_ITEM CSL_CITATION {"citationID":"np3Y51dt","properties":{"formattedCitation":"(18\\uc0\\u8211{}20)","plainCitation":"(18–20)","dontUpdate":true,"noteIndex":0},"citationItems":[{"id":108,"uris":["http://zotero.org/users/10331382/items/MTCTSNDP"],"itemData":{"id":108,"type":"article-journal","container-title":"Addictive Behaviors","DOI":"10.1016/j.addbeh.2015.10.010","ISSN":"03064603","journalAbbreviation":"Addictive Behaviors","language":"en","page":"80-85","source":"DOI.org (Crossref)","title":"Heterogeneity of alcohol, tobacco, and other substance use behaviors in U.S. college students: A latent class analysis","title-short":"Heterogeneity of alcohol, tobacco, and other substance use behaviors in U.S. college students","volume":"53","author":[{"family":"Evans-Polce","given":"Rebecca"},{"family":"Lanza","given":"Stephanie"},{"family":"Maggs","given":"Jennifer"}],"issued":{"date-parts":[["2016",2]]},"citation-key":"evans-polceHeterogeneityAlcoholTobacco2016"}},{"id":110,"uris":["http://zotero.org/users/10331382/items/6D6YUF67"],"itemData":{"id":110,"type":"article-journal","container-title":"Health Psychology","DOI":"10.1037/hea0000561","ISSN":"1930-7810, 0278-6133","issue":"2","journalAbbreviation":"Health Psychology","language":"en","page":"179-187","source":"DOI.org (Crossref)","title":"Identification of three different types of smokers who are not motivated to quit: Results from a latent class analysis.","title-short":"Identification of three different types of smokers who are not motivated to quit","volume":"37","author":[{"family":"Borrelli","given":"Belinda"},{"family":"Gaynor","given":"Sheila"},{"family":"Tooley","given":"Erin"},{"family":"Armitage","given":"Christopher J."},{"family":"Wearden","given":"Alison"},{"family":"Bartlett","given":"Yvonne Kiera"}],"issued":{"date-parts":[["2018",2]]},"citation-key":"borrelliIdentificationThreeDifferent2018"}},{"id":106,"uris":["http://zotero.org/users/10331382/items/Z63NBELM"],"itemData":{"id":106,"type":"article-journal","container-title":"Journal of Consulting and Clinical Psychology","DOI":"10.1037/ccp0000017","ISSN":"1939-2117, 0022-006X","issue":"4","journalAbbreviation":"Journal of Consulting and Clinical Psychology","language":"en","page":"696-708","source":"DOI.org (Crossref)","title":"Paths to tobacco abstinence: A repeated-measures latent class analysis.","title-short":"Paths to tobacco abstinence","volume":"83","author":[{"family":"McCarthy","given":"Danielle E."},{"family":"Ebssa","given":"Lemma"},{"family":"Witkiewitz","given":"Katie"},{"family":"Shiffman","given":"Saul"}],"issued":{"date-parts":[["2015",8]]},"citation-key":"mccarthyPathsTobaccoAbstinence2015"}}],"schema":"https://github.com/citation-style-language/schema/raw/master/csl-citation.json"} </w:instrText>
      </w:r>
      <w:r w:rsidR="00092538">
        <w:fldChar w:fldCharType="separate"/>
      </w:r>
      <w:r w:rsidR="00092538" w:rsidRPr="00092538">
        <w:rPr>
          <w:rFonts w:ascii="Calibri" w:cs="Calibri"/>
        </w:rPr>
        <w:t>(</w:t>
      </w:r>
      <w:r w:rsidR="005946D7">
        <w:rPr>
          <w:rFonts w:ascii="Calibri" w:cs="Calibri"/>
        </w:rPr>
        <w:t xml:space="preserve">e.g, </w:t>
      </w:r>
      <w:r w:rsidR="00092538" w:rsidRPr="00092538">
        <w:rPr>
          <w:rFonts w:ascii="Calibri" w:cs="Calibri"/>
        </w:rPr>
        <w:t>18–20)</w:t>
      </w:r>
      <w:r w:rsidR="00092538">
        <w:fldChar w:fldCharType="end"/>
      </w:r>
      <w:r w:rsidR="00092538">
        <w:t xml:space="preserve">, </w:t>
      </w:r>
      <w:r w:rsidR="00AE5DB0">
        <w:t xml:space="preserve">none to date have leveraged contemporary machine learning methods </w:t>
      </w:r>
      <w:r w:rsidR="006125D1">
        <w:t>to determine characteristics associated with latent class membership.</w:t>
      </w:r>
      <w:r w:rsidR="007C3E75">
        <w:t xml:space="preserve"> </w:t>
      </w:r>
      <w:r w:rsidR="00410463">
        <w:t>The present study uses regularized</w:t>
      </w:r>
      <w:r w:rsidR="000C59FC">
        <w:t xml:space="preserve"> linear models </w:t>
      </w:r>
      <w:r w:rsidR="003C7FA7">
        <w:t xml:space="preserve">to minimize noise associated with highly correlated predictors while emphasizing effects from relevant predictors of class membership and </w:t>
      </w:r>
      <w:r w:rsidR="002B6AEB">
        <w:t>smoking cessation.</w:t>
      </w:r>
      <w:r w:rsidR="00410463">
        <w:t xml:space="preserve"> </w:t>
      </w:r>
      <w:r w:rsidR="00814841">
        <w:t xml:space="preserve">These methods focus primarily overall predictive performance </w:t>
      </w:r>
      <w:r w:rsidR="00D26F97">
        <w:t>rather than statistical significance.</w:t>
      </w:r>
    </w:p>
    <w:p w14:paraId="063EB029" w14:textId="686E2E0A" w:rsidR="00783274" w:rsidRDefault="00552D0A" w:rsidP="00783274">
      <w:pPr>
        <w:pStyle w:val="Heading1"/>
      </w:pPr>
      <w:r>
        <w:t>METHODS</w:t>
      </w:r>
    </w:p>
    <w:p w14:paraId="65E917C9" w14:textId="77777777" w:rsidR="00E455B2" w:rsidRPr="00E455B2" w:rsidRDefault="00E455B2" w:rsidP="00E455B2"/>
    <w:p w14:paraId="4E7E659D" w14:textId="2EA891F0" w:rsidR="007A1BF3" w:rsidRDefault="00895D85" w:rsidP="00B44620">
      <w:pPr>
        <w:pStyle w:val="Heading2"/>
        <w:rPr>
          <w:ins w:id="3" w:author="Anthony Barrows" w:date="2022-12-08T13:53:00Z"/>
        </w:rPr>
      </w:pPr>
      <w:r>
        <w:t>Study Design</w:t>
      </w:r>
    </w:p>
    <w:p w14:paraId="22D791E3" w14:textId="2002F2E5" w:rsidR="007A1BF3" w:rsidRDefault="007A1BF3" w:rsidP="007A1BF3">
      <w:pPr>
        <w:rPr>
          <w:color w:val="538135" w:themeColor="accent6" w:themeShade="BF"/>
        </w:rPr>
      </w:pPr>
      <w:r w:rsidRPr="007A1BF3">
        <w:rPr>
          <w:color w:val="538135" w:themeColor="accent6" w:themeShade="BF"/>
        </w:rPr>
        <w:t xml:space="preserve">A secondary analysis of individual level patient data from five randomized placebo-controlled trials of NRT for smoking reduction </w:t>
      </w:r>
      <w:r w:rsidRPr="007A1BF3">
        <w:rPr>
          <w:color w:val="538135" w:themeColor="accent6" w:themeShade="BF"/>
        </w:rPr>
        <w:fldChar w:fldCharType="begin"/>
      </w:r>
      <w:r w:rsidR="00092538">
        <w:rPr>
          <w:color w:val="538135" w:themeColor="accent6" w:themeShade="BF"/>
        </w:rPr>
        <w:instrText xml:space="preserve"> ADDIN ZOTERO_ITEM CSL_CITATION {"citationID":"CdwWM9Xx","properties":{"formattedCitation":"(13\\uc0\\u8211{}17)","plainCitation":"(13–17)","noteIndex":0},"citationItems":[{"id":53,"uris":["http://zotero.org/users/10331382/items/RXTKYNRF"],"itemData":{"id":53,"type":"article-journal","container-title":"Study ID 980-CHC-9021-0013. Unpublished data.","title":"A double-blind, randomized, placebo-controlled multicentre trial of a nicotine chewing gum in smoking reduction","author":[{"family":"Haustein","given":"K"}],"issued":{"date-parts":[["2001"]]},"citation-key":"hausteinDoubleblindRandomizedPlacebocontrolled2001"}},{"id":54,"uris":["http://zotero.org/users/10331382/items/IF227SIK"],"itemData":{"id":54,"type":"article-journal","container-title":"Clinical Pharmacology &amp; Therapeutics","DOI":"10.1016/j.clpt.2005.08.019","ISSN":"00099236","issue":"6","journalAbbreviation":"Clinical Pharmacology &amp; Therapeutics","language":"en","page":"689-696","source":"DOI.org (Crossref)","title":"Smoking reduction treatment with 4-mg nicotine gum: A double-blind, randomized, placebo-controlled study","title-short":"Smoking reduction treatment with 4-mg nicotine gum","volume":"78","author":[{"family":"Batra","given":"A"},{"family":"Klingler","given":"K"},{"family":"Landfeldt","given":"B"},{"family":"Friederich","given":"H"},{"family":"Westin","given":"A"},{"family":"Danielsson","given":"T"}],"issued":{"date-parts":[["2005",12]]},"citation-key":"batraSmokingReductionTreatment2005"}},{"id":55,"uris":["http://zotero.org/users/10331382/items/6ADLNS7R"],"itemData":{"id":55,"type":"article-journal","container-title":"BMJ","DOI":"10.1136/bmj.321.7257.329","ISSN":"09598138","issue":"7257","page":"329-333","source":"DOI.org (Crossref)","title":"Smoking reduction with oral nicotine inhalers: double blind, randomised clinical trial of efficacy and safety","title-short":"Smoking reduction with oral nicotine inhalers","volume":"321","author":[{"family":"Bolliger","given":"C. T"}],"issued":{"date-parts":[["2000",8,5]]},"citation-key":"bolligerSmokingReductionOral2000"}},{"id":57,"uris":["http://zotero.org/users/10331382/items/ZNL8TWCV"],"itemData":{"id":57,"type":"article-journal","container-title":"Nicotine &amp; Tobacco Research","DOI":"10.1080/14622200600789916","ISSN":"1462-2203","issue":"4","journalAbbreviation":"Nicotine &amp; Tobacco Res.","language":"en","page":"555-564","source":"DOI.org (Crossref)","title":"Efficacy of the nicotine inhaler in smoking reduction: A double-blind, randomized trial","title-short":"Efficacy of the nicotine inhaler in smoking reduction","volume":"8","author":[{"family":"Rennard","given":"Stephen"},{"family":"Glover","given":"Elbert"},{"family":"Leischow","given":"Scott"},{"family":"Daughton","given":"David"},{"family":"Glover","given":"Penny"},{"family":"Muramoto","given":"Myra"},{"family":"Franzon","given":"Mikael"},{"family":"Danielsson","given":"Tobias"},{"family":"Landfeldt","given":"Björn"},{"family":"Westin","given":"Åke"}],"issued":{"date-parts":[["2006",8,1]]},"citation-key":"rennardEfficacyNicotineInhaler2006"}},{"id":58,"uris":["http://zotero.org/users/10331382/items/32BYC8JL"],"itemData":{"id":58,"type":"article-journal","container-title":"Addiction","DOI":"10.1046/j.1360-0443.2003.00489.x","ISSN":"09652140","issue":"10","language":"en","page":"1395-1402","source":"DOI.org (Crossref)","title":"Smoking reduction promotes smoking cessation: results from a double blind, randomized, placebo-controlled trial of nicotine gum with 2-year follow-up: Smoking reduction with nicotine gum","title-short":"Smoking reduction promotes smoking cessation","volume":"98","author":[{"family":"Wennike","given":"Poul"},{"family":"Danielsson","given":"Tobias"},{"family":"Landfeldt","given":"Björn"},{"family":"Westin","given":"Åke"},{"family":"Tønnesen","given":"Philip"}],"issued":{"date-parts":[["2003",10]]},"citation-key":"wennikeSmokingReductionPromotes2003"}}],"schema":"https://github.com/citation-style-language/schema/raw/master/csl-citation.json"} </w:instrText>
      </w:r>
      <w:r w:rsidRPr="007A1BF3">
        <w:rPr>
          <w:color w:val="538135" w:themeColor="accent6" w:themeShade="BF"/>
        </w:rPr>
        <w:fldChar w:fldCharType="separate"/>
      </w:r>
      <w:r w:rsidRPr="007A1BF3">
        <w:rPr>
          <w:color w:val="538135" w:themeColor="accent6" w:themeShade="BF"/>
        </w:rPr>
        <w:t>(13–17)</w:t>
      </w:r>
      <w:r w:rsidRPr="007A1BF3">
        <w:rPr>
          <w:color w:val="538135" w:themeColor="accent6" w:themeShade="BF"/>
        </w:rPr>
        <w:fldChar w:fldCharType="end"/>
      </w:r>
      <w:r w:rsidRPr="007A1BF3">
        <w:rPr>
          <w:color w:val="538135" w:themeColor="accent6" w:themeShade="BF"/>
        </w:rPr>
        <w:t>. The trials were carried out to a consistent protocol. Participants were provided with active NRT (inhaler, patches, or gum) in the intervention arm. In the control arm, participants received a placebo form of NRT. In both arms participants received the same minimal level of behavioral support for smoking reduction and were encouraged to reduce their smoking as much as possible with cessation as the end goal.</w:t>
      </w:r>
    </w:p>
    <w:p w14:paraId="1C263B06" w14:textId="38B437D8" w:rsidR="007A1BF3" w:rsidRDefault="007A1BF3" w:rsidP="007A1BF3">
      <w:pPr>
        <w:rPr>
          <w:color w:val="538135" w:themeColor="accent6" w:themeShade="BF"/>
        </w:rPr>
      </w:pPr>
    </w:p>
    <w:p w14:paraId="74CF194E" w14:textId="3DE5C7C8" w:rsidR="007A1BF3" w:rsidRPr="007A1BF3" w:rsidRDefault="007A1BF3" w:rsidP="007A1BF3">
      <w:pPr>
        <w:rPr>
          <w:color w:val="538135" w:themeColor="accent6" w:themeShade="BF"/>
        </w:rPr>
      </w:pPr>
      <w:r>
        <w:rPr>
          <w:color w:val="538135" w:themeColor="accent6" w:themeShade="BF"/>
        </w:rPr>
        <w:t xml:space="preserve">The trials were conducted and funded by McNeil AB. The current authors </w:t>
      </w:r>
      <w:r w:rsidR="005A1839" w:rsidRPr="005A1839">
        <w:rPr>
          <w:color w:val="000000" w:themeColor="text1"/>
        </w:rPr>
        <w:t>were not involved with</w:t>
      </w:r>
      <w:r>
        <w:rPr>
          <w:color w:val="538135" w:themeColor="accent6" w:themeShade="BF"/>
        </w:rPr>
        <w:t xml:space="preserve"> the original trials.</w:t>
      </w:r>
    </w:p>
    <w:p w14:paraId="29AA591A" w14:textId="77777777" w:rsidR="007A1BF3" w:rsidRDefault="007A1BF3" w:rsidP="00B44620">
      <w:pPr>
        <w:pStyle w:val="Heading2"/>
        <w:rPr>
          <w:ins w:id="4" w:author="Anthony Barrows" w:date="2022-12-08T13:53:00Z"/>
        </w:rPr>
      </w:pPr>
    </w:p>
    <w:p w14:paraId="1A3DD2E6" w14:textId="620D0CA1" w:rsidR="00B44620" w:rsidRPr="00B44620" w:rsidRDefault="00895D85" w:rsidP="00B44620">
      <w:pPr>
        <w:pStyle w:val="Heading2"/>
      </w:pPr>
      <w:r>
        <w:t>Setting</w:t>
      </w:r>
    </w:p>
    <w:p w14:paraId="4A043A4F" w14:textId="6DB1D696" w:rsidR="007A1BF3" w:rsidRPr="007A1BF3" w:rsidRDefault="007A1BF3" w:rsidP="007A1BF3">
      <w:pPr>
        <w:rPr>
          <w:color w:val="538135" w:themeColor="accent6" w:themeShade="BF"/>
        </w:rPr>
      </w:pPr>
      <w:r w:rsidRPr="007A1BF3">
        <w:rPr>
          <w:color w:val="538135" w:themeColor="accent6" w:themeShade="BF"/>
        </w:rPr>
        <w:t xml:space="preserve">The trials took place between 1997 and 2003 and were conducted in university and medical centers in Denmark, Switzerland, Australia, the USA and Germany. </w:t>
      </w:r>
    </w:p>
    <w:p w14:paraId="7453850D" w14:textId="71499D29" w:rsidR="00895D85" w:rsidRDefault="00895D85" w:rsidP="00895D85"/>
    <w:p w14:paraId="301F1CF1" w14:textId="73FFD294" w:rsidR="007A1BF3" w:rsidRDefault="007A1BF3" w:rsidP="007A1BF3">
      <w:pPr>
        <w:pStyle w:val="Heading2"/>
      </w:pPr>
      <w:r>
        <w:t>Study Size</w:t>
      </w:r>
    </w:p>
    <w:p w14:paraId="383E63D0" w14:textId="436C282E" w:rsidR="007A1BF3" w:rsidRDefault="007A1BF3" w:rsidP="007A1BF3">
      <w:pPr>
        <w:rPr>
          <w:color w:val="538135" w:themeColor="accent6" w:themeShade="BF"/>
        </w:rPr>
      </w:pPr>
      <w:r w:rsidRPr="007A1BF3">
        <w:rPr>
          <w:color w:val="538135" w:themeColor="accent6" w:themeShade="BF"/>
        </w:rPr>
        <w:t xml:space="preserve">There were 2066 participants enrolled in the trials. </w:t>
      </w:r>
    </w:p>
    <w:p w14:paraId="274E3C96" w14:textId="77777777" w:rsidR="007A1BF3" w:rsidRPr="007A1BF3" w:rsidRDefault="007A1BF3" w:rsidP="007A1BF3">
      <w:pPr>
        <w:rPr>
          <w:color w:val="538135" w:themeColor="accent6" w:themeShade="BF"/>
        </w:rPr>
      </w:pPr>
    </w:p>
    <w:p w14:paraId="5DED73D8" w14:textId="266FEA72" w:rsidR="00895D85" w:rsidRDefault="00895D85" w:rsidP="00895D85">
      <w:pPr>
        <w:pStyle w:val="Heading2"/>
      </w:pPr>
      <w:r>
        <w:lastRenderedPageBreak/>
        <w:t>Participants</w:t>
      </w:r>
    </w:p>
    <w:p w14:paraId="5496A85D" w14:textId="5B56D856" w:rsidR="007A1BF3" w:rsidRDefault="007A1BF3" w:rsidP="007A1BF3">
      <w:pPr>
        <w:rPr>
          <w:color w:val="538135" w:themeColor="accent6" w:themeShade="BF"/>
        </w:rPr>
      </w:pPr>
      <w:r w:rsidRPr="007A1BF3">
        <w:rPr>
          <w:color w:val="538135" w:themeColor="accent6" w:themeShade="BF"/>
        </w:rPr>
        <w:t xml:space="preserve">All participants were adult smokers (aged ≥18 years), selected because they wanted to reduce but not stop smoking, and had smoked for at least 3 years. Participants were excluded if they were pregnant, breastfeeding, under psychiatric care, deemed to be unfit by a general practitioner, or part of a cessation program. </w:t>
      </w:r>
    </w:p>
    <w:p w14:paraId="2DB63289" w14:textId="49B7A2A0" w:rsidR="007A1BF3" w:rsidRDefault="007A1BF3" w:rsidP="007A1BF3">
      <w:pPr>
        <w:rPr>
          <w:color w:val="538135" w:themeColor="accent6" w:themeShade="BF"/>
        </w:rPr>
      </w:pPr>
    </w:p>
    <w:p w14:paraId="24E6C20C" w14:textId="21AC6F90" w:rsidR="007A1BF3" w:rsidRDefault="007A1BF3" w:rsidP="007A1BF3">
      <w:pPr>
        <w:pStyle w:val="Heading2"/>
      </w:pPr>
      <w:r>
        <w:t>Data Collection</w:t>
      </w:r>
    </w:p>
    <w:p w14:paraId="269F4332" w14:textId="332E1AA6" w:rsidR="00D35DE3" w:rsidRDefault="00D35DE3" w:rsidP="00566BF3">
      <w:pPr>
        <w:rPr>
          <w:color w:val="538135" w:themeColor="accent6" w:themeShade="BF"/>
        </w:rPr>
      </w:pPr>
      <w:r w:rsidRPr="00566BF3">
        <w:rPr>
          <w:color w:val="538135" w:themeColor="accent6" w:themeShade="BF"/>
        </w:rPr>
        <w:t>At baseline, trial investigators gathered data on participants’ demographic details, age started smoking, cigarettes per day (CPD), nicotine dependence (</w:t>
      </w:r>
      <w:proofErr w:type="spellStart"/>
      <w:r w:rsidRPr="00566BF3">
        <w:rPr>
          <w:color w:val="538135" w:themeColor="accent6" w:themeShade="BF"/>
        </w:rPr>
        <w:t>Fagerström</w:t>
      </w:r>
      <w:proofErr w:type="spellEnd"/>
      <w:r w:rsidRPr="00566BF3">
        <w:rPr>
          <w:color w:val="538135" w:themeColor="accent6" w:themeShade="BF"/>
        </w:rPr>
        <w:t xml:space="preserve"> Test of Nicotine Dependence; FTND </w:t>
      </w:r>
      <w:r w:rsidRPr="00566BF3">
        <w:rPr>
          <w:color w:val="538135" w:themeColor="accent6" w:themeShade="BF"/>
        </w:rPr>
        <w:fldChar w:fldCharType="begin"/>
      </w:r>
      <w:r w:rsidR="00092538">
        <w:rPr>
          <w:color w:val="538135" w:themeColor="accent6" w:themeShade="BF"/>
        </w:rPr>
        <w:instrText xml:space="preserve"> ADDIN ZOTERO_ITEM CSL_CITATION {"citationID":"ja7d0mss","properties":{"formattedCitation":"(21)","plainCitation":"(21)","noteIndex":0},"citationItems":[{"id":74,"uris":["http://zotero.org/users/10331382/items/3STNVQYV"],"itemData":{"id":74,"type":"article-journal","container-title":"Ear, Nose, &amp; Throat Journal","ISSN":"0145-5613","issue":"11","journalAbbreviation":"Ear Nose Throat J","language":"eng","note":"PMID: 2276350","page":"763-765","source":"PubMed","title":"Nicotine addiction and its assessment","volume":"69","author":[{"family":"Fagerstrom","given":"K. O."},{"family":"Heatherton","given":"T. F."},{"family":"Kozlowski","given":"L. T."}],"issued":{"date-parts":[["1990",11]]},"citation-key":"fagerstromNicotineAddictionIts1990"}}],"schema":"https://github.com/citation-style-language/schema/raw/master/csl-citation.json"} </w:instrText>
      </w:r>
      <w:r w:rsidRPr="00566BF3">
        <w:rPr>
          <w:color w:val="538135" w:themeColor="accent6" w:themeShade="BF"/>
        </w:rPr>
        <w:fldChar w:fldCharType="separate"/>
      </w:r>
      <w:r w:rsidR="00092538">
        <w:rPr>
          <w:noProof/>
          <w:color w:val="538135" w:themeColor="accent6" w:themeShade="BF"/>
        </w:rPr>
        <w:t>(21)</w:t>
      </w:r>
      <w:r w:rsidRPr="00566BF3">
        <w:rPr>
          <w:color w:val="538135" w:themeColor="accent6" w:themeShade="BF"/>
        </w:rPr>
        <w:fldChar w:fldCharType="end"/>
      </w:r>
      <w:r w:rsidRPr="00566BF3">
        <w:rPr>
          <w:color w:val="538135" w:themeColor="accent6" w:themeShade="BF"/>
        </w:rPr>
        <w:t xml:space="preserve">) intention to reduce, intention to quit, smoking history (e.g., number of previous attempts reduce, longest period without smoking), self-rated effects from smoking, the Short Form Health Survey-36 (SF-36/RAND-36 </w:t>
      </w:r>
      <w:r w:rsidRPr="00566BF3">
        <w:rPr>
          <w:color w:val="538135" w:themeColor="accent6" w:themeShade="BF"/>
        </w:rPr>
        <w:fldChar w:fldCharType="begin"/>
      </w:r>
      <w:r w:rsidR="00092538">
        <w:rPr>
          <w:color w:val="538135" w:themeColor="accent6" w:themeShade="BF"/>
        </w:rPr>
        <w:instrText xml:space="preserve"> ADDIN ZOTERO_ITEM CSL_CITATION {"citationID":"WBKJ02Rp","properties":{"formattedCitation":"(22\\uc0\\u8211{}24)","plainCitation":"(22–24)","noteIndex":0},"citationItems":[{"id":78,"uris":["http://zotero.org/users/10331382/items/KVTZ3J4U"],"itemData":{"id":78,"type":"article-journal","container-title":"Health Economics","DOI":"10.1002/hec.4730020305","ISSN":"10579230, 10991050","issue":"3","journalAbbreviation":"Health Econ.","language":"en","page":"217-227","source":"DOI.org (Crossref)","title":"The rand 36-item health survey 1.0","volume":"2","author":[{"family":"Hays","given":"Ron D."},{"family":"Sherbourne","given":"Cathy Donald"},{"family":"Mazel","given":"Rebecca M."}],"issued":{"date-parts":[["1993",10]]},"citation-key":"haysRand36itemHealth1993"}},{"id":77,"uris":["http://zotero.org/users/10331382/items/5APFLHCT"],"itemData":{"id":77,"type":"article-journal","container-title":"Annals of Medicine","DOI":"10.3109/07853890109002089","ISSN":"0785-3890, 1365-2060","issue":"5","journalAbbreviation":"Annals of Medicine","language":"en","page":"350-357","source":"DOI.org (Crossref)","title":"The RAND-36 measure of health-related quality of life","volume":"33","author":[{"family":"Hays","given":"Ron D"},{"family":"Morales","given":"Leo S"}],"issued":{"date-parts":[["2001",1]]},"citation-key":"haysRAND36MeasureHealthrelated2001"}},{"id":79,"uris":["http://zotero.org/users/10331382/items/SLQWVVYH"],"itemData":{"id":79,"type":"book","publisher":"Psychological Corporation San Antonio, TX","title":"RAND-36 health status inventory","author":[{"family":"Hays","given":"Ron D"},{"family":"Prince-Embury","given":"S"},{"family":"Chen","given":"H"}],"issued":{"date-parts":[["1998"]]},"citation-key":"haysRAND36HealthStatus1998"}}],"schema":"https://github.com/citation-style-language/schema/raw/master/csl-citation.json"} </w:instrText>
      </w:r>
      <w:r w:rsidRPr="00566BF3">
        <w:rPr>
          <w:color w:val="538135" w:themeColor="accent6" w:themeShade="BF"/>
        </w:rPr>
        <w:fldChar w:fldCharType="separate"/>
      </w:r>
      <w:r w:rsidR="00092538" w:rsidRPr="00092538">
        <w:rPr>
          <w:rFonts w:ascii="Calibri" w:cs="Calibri"/>
          <w:color w:val="808080"/>
        </w:rPr>
        <w:t>(22–24)</w:t>
      </w:r>
      <w:r w:rsidRPr="00566BF3">
        <w:rPr>
          <w:color w:val="538135" w:themeColor="accent6" w:themeShade="BF"/>
        </w:rPr>
        <w:fldChar w:fldCharType="end"/>
      </w:r>
      <w:r w:rsidRPr="00566BF3">
        <w:rPr>
          <w:color w:val="538135" w:themeColor="accent6" w:themeShade="BF"/>
        </w:rPr>
        <w:t xml:space="preserve">). To preserve anonymity, some demographic data were unavailable for this secondary analysis. </w:t>
      </w:r>
    </w:p>
    <w:p w14:paraId="0AC127BA" w14:textId="77777777" w:rsidR="005A1839" w:rsidRPr="00566BF3" w:rsidRDefault="005A1839" w:rsidP="00566BF3">
      <w:pPr>
        <w:rPr>
          <w:color w:val="538135" w:themeColor="accent6" w:themeShade="BF"/>
        </w:rPr>
      </w:pPr>
    </w:p>
    <w:p w14:paraId="46E1AF74" w14:textId="77777777" w:rsidR="00D35DE3" w:rsidRPr="00566BF3" w:rsidRDefault="00D35DE3" w:rsidP="00566BF3">
      <w:pPr>
        <w:rPr>
          <w:color w:val="538135" w:themeColor="accent6" w:themeShade="BF"/>
        </w:rPr>
      </w:pPr>
      <w:r w:rsidRPr="00566BF3">
        <w:rPr>
          <w:color w:val="538135" w:themeColor="accent6" w:themeShade="BF"/>
        </w:rPr>
        <w:t xml:space="preserve">Participants were followed up with consistent measures at baseline, and at 2-, 10-, 18-, 26- and 52- weeks from baseline. On each occasion, investigators collected data on CPD, recorded an expired air carbon monoxide (CO) reading. Participants answered the following questions via self-report: “how many cigarettes do you smoke/day on average?”, “how many cigarettes do you smoke/week on average”, “how many cigarettes do you smoke/month on average?”. These data were not collected using a daily self-report diary. </w:t>
      </w:r>
    </w:p>
    <w:p w14:paraId="6F40A593" w14:textId="77777777" w:rsidR="007A1BF3" w:rsidRPr="007A1BF3" w:rsidRDefault="007A1BF3" w:rsidP="007A1BF3"/>
    <w:p w14:paraId="25FD3E2D" w14:textId="028D822D" w:rsidR="002863E5" w:rsidRDefault="002863E5" w:rsidP="002863E5">
      <w:pPr>
        <w:pStyle w:val="Heading2"/>
      </w:pPr>
      <w:r>
        <w:t>Variables</w:t>
      </w:r>
    </w:p>
    <w:p w14:paraId="09C79952" w14:textId="4FAAF697" w:rsidR="005C2178" w:rsidRDefault="005C2178" w:rsidP="005C2178"/>
    <w:p w14:paraId="6CC2D0E6" w14:textId="63F8928F" w:rsidR="00D64132" w:rsidRDefault="00F13DF8" w:rsidP="005C2178">
      <w:r>
        <w:t xml:space="preserve">Latent trajectories were determined using percent change from baseline in average cigarettes per day (CPD) at weeks 2, 10, 18, and 26. CPD was determined using responses to the question “how many cigarettes do you smoke/day on average?” When responses to that question were unavailable, values from “how many cigarettes do you smoke/week on average” divided by 7 days per week were used instead. If a participant reported they had stopped smoking, CPD was set to 0. </w:t>
      </w:r>
      <w:r w:rsidR="00EC6E89">
        <w:t>7 subjects were missing baseline CPD values and were not included in analyses.</w:t>
      </w:r>
      <w:r w:rsidR="00330241">
        <w:t xml:space="preserve"> </w:t>
      </w:r>
      <w:r w:rsidR="00A010AB">
        <w:t xml:space="preserve">Of these, </w:t>
      </w:r>
      <w:r w:rsidR="00411DD3">
        <w:t xml:space="preserve">1884 have at least one post-baseline average CPD value. </w:t>
      </w:r>
    </w:p>
    <w:p w14:paraId="6EFF1626" w14:textId="77777777" w:rsidR="00D64132" w:rsidRDefault="00D64132" w:rsidP="005C2178"/>
    <w:p w14:paraId="232375F5" w14:textId="397491FC" w:rsidR="00D64132" w:rsidRPr="005C2178" w:rsidRDefault="005C2178" w:rsidP="00D02F3F">
      <w:r w:rsidRPr="00D64132">
        <w:t>The baseline variables used to predict latent class were</w:t>
      </w:r>
      <w:ins w:id="5" w:author="Anthony Barrows" w:date="2022-12-09T12:11:00Z">
        <w:r w:rsidR="008B2D9F">
          <w:t xml:space="preserve"> age at trial intake,</w:t>
        </w:r>
      </w:ins>
      <w:r w:rsidRPr="00D64132">
        <w:t xml:space="preserve"> age started smoking, longest period without smoking, number of times tried to quit smoking,</w:t>
      </w:r>
      <w:r w:rsidR="000F2C3A">
        <w:t xml:space="preserve"> FTND</w:t>
      </w:r>
      <w:r w:rsidRPr="00D64132">
        <w:t>, intention to quit, length of time since last quit attempt, experience of anxiety in the last 24 hours, experience of depression in the last 24 hours, SF-36</w:t>
      </w:r>
      <w:r w:rsidR="009E5755">
        <w:t xml:space="preserve"> subscales</w:t>
      </w:r>
      <w:r w:rsidRPr="00D64132">
        <w:t>, carbon monoxide parts per million (CO ppm), relief from smoking, study site, and parent trial treatment group</w:t>
      </w:r>
      <w:r w:rsidR="00411DD3">
        <w:t xml:space="preserve"> (2</w:t>
      </w:r>
      <w:r w:rsidR="00920EDF">
        <w:t>2</w:t>
      </w:r>
      <w:r w:rsidR="00411DD3">
        <w:t xml:space="preserve"> variables in all)</w:t>
      </w:r>
      <w:r w:rsidRPr="00D64132">
        <w:t>.</w:t>
      </w:r>
      <w:r w:rsidR="00D64132">
        <w:t xml:space="preserve"> </w:t>
      </w:r>
    </w:p>
    <w:p w14:paraId="4CA3566B" w14:textId="31372DD3" w:rsidR="002863E5" w:rsidRDefault="002863E5" w:rsidP="002863E5"/>
    <w:p w14:paraId="2CE5C129" w14:textId="192CC6BD" w:rsidR="002863E5" w:rsidRDefault="002863E5" w:rsidP="002863E5">
      <w:pPr>
        <w:pStyle w:val="Heading2"/>
      </w:pPr>
      <w:commentRangeStart w:id="6"/>
      <w:r>
        <w:t>Data sources</w:t>
      </w:r>
    </w:p>
    <w:p w14:paraId="65D0EEF7" w14:textId="1B6C5D50" w:rsidR="002863E5" w:rsidRDefault="002863E5" w:rsidP="002863E5"/>
    <w:p w14:paraId="274488E6" w14:textId="20B16596" w:rsidR="002863E5" w:rsidRDefault="002863E5" w:rsidP="002863E5">
      <w:pPr>
        <w:pStyle w:val="Heading2"/>
      </w:pPr>
      <w:r>
        <w:t>Bias</w:t>
      </w:r>
      <w:commentRangeEnd w:id="6"/>
      <w:r w:rsidR="00C953C0">
        <w:rPr>
          <w:rStyle w:val="CommentReference"/>
          <w:rFonts w:asciiTheme="minorHAnsi" w:eastAsiaTheme="minorHAnsi" w:hAnsiTheme="minorHAnsi" w:cstheme="minorBidi"/>
          <w:color w:val="auto"/>
        </w:rPr>
        <w:commentReference w:id="6"/>
      </w:r>
    </w:p>
    <w:p w14:paraId="2C2818EA" w14:textId="195088B3" w:rsidR="002863E5" w:rsidRDefault="002863E5" w:rsidP="002863E5"/>
    <w:p w14:paraId="75C3221A" w14:textId="4D6A52D8" w:rsidR="00895D85" w:rsidDel="00F00471" w:rsidRDefault="002863E5" w:rsidP="002863E5">
      <w:pPr>
        <w:pStyle w:val="Heading2"/>
        <w:rPr>
          <w:del w:id="7" w:author="Anthony Barrows" w:date="2022-12-09T12:20:00Z"/>
        </w:rPr>
      </w:pPr>
      <w:del w:id="8" w:author="Anthony Barrows" w:date="2022-12-09T12:20:00Z">
        <w:r w:rsidDel="00F00471">
          <w:delText>Quantitative Variables</w:delText>
        </w:r>
      </w:del>
    </w:p>
    <w:p w14:paraId="57264E96" w14:textId="7C7D51B4" w:rsidR="00895D85" w:rsidRPr="00895D85" w:rsidDel="00F00471" w:rsidRDefault="00895D85" w:rsidP="00895D85">
      <w:pPr>
        <w:rPr>
          <w:del w:id="9" w:author="Anthony Barrows" w:date="2022-12-09T12:20:00Z"/>
        </w:rPr>
      </w:pPr>
    </w:p>
    <w:p w14:paraId="65A495C7" w14:textId="118EDE65" w:rsidR="00783274" w:rsidRDefault="00783274" w:rsidP="00783274">
      <w:pPr>
        <w:pStyle w:val="Heading2"/>
      </w:pPr>
      <w:r>
        <w:t>Statistical Methods</w:t>
      </w:r>
    </w:p>
    <w:p w14:paraId="30F680D0" w14:textId="77777777" w:rsidR="00015C4C" w:rsidRPr="00015C4C" w:rsidRDefault="00015C4C" w:rsidP="00015C4C"/>
    <w:p w14:paraId="43556823" w14:textId="1699F27F" w:rsidR="00783274" w:rsidRDefault="00CB6DF7" w:rsidP="00783274">
      <w:pPr>
        <w:pStyle w:val="Heading3"/>
      </w:pPr>
      <w:r>
        <w:lastRenderedPageBreak/>
        <w:t xml:space="preserve">Analysis 1: </w:t>
      </w:r>
      <w:r w:rsidR="00783274">
        <w:t>Trajectories in cigarettes per day over time</w:t>
      </w:r>
    </w:p>
    <w:p w14:paraId="712A6EDB" w14:textId="77777777" w:rsidR="00015C4C" w:rsidRPr="00015C4C" w:rsidRDefault="00015C4C" w:rsidP="00015C4C"/>
    <w:p w14:paraId="577FAE6A" w14:textId="3B81EEEF" w:rsidR="0035627A" w:rsidRDefault="0035627A" w:rsidP="0035627A">
      <w:r>
        <w:t xml:space="preserve">A latent class mixture model </w:t>
      </w:r>
      <w:r>
        <w:fldChar w:fldCharType="begin"/>
      </w:r>
      <w:r w:rsidR="00092538">
        <w:instrText xml:space="preserve"> ADDIN ZOTERO_ITEM CSL_CITATION {"citationID":"t1jTX4yW","properties":{"formattedCitation":"(25\\uc0\\u8211{}27)","plainCitation":"(25–27)","noteIndex":0},"citationItems":[{"id":27,"uris":["http://zotero.org/users/10331382/items/FLAKEIL8"],"itemData":{"id":27,"type":"article-journal","container-title":"Journal of Statistical Software","DOI":"10.18637/jss.v078.i02","ISSN":"1548-7660","issue":"2","journalAbbreviation":"J. Stat. Soft.","language":"en","source":"DOI.org (Crossref)","title":"Estimation of Extended Mixed Models Using Latent Classes and Latent Processes: The &lt;i&gt;R&lt;/i&gt; Package &lt;b&gt;lcmm&lt;/b&gt;","title-short":"Estimation of Extended Mixed Models Using Latent Classes and Latent Processes","URL":"http://www.jstatsoft.org/v78/i02/","volume":"78","author":[{"family":"Proust-Lima","given":"Cécile"},{"family":"Philipps","given":"Viviane"},{"family":"Liquet","given":"Benoit"}],"accessed":{"date-parts":[["2022",11,14]]},"issued":{"date-parts":[["2017"]]},"citation-key":"proust-limaEstimationExtendedMixed2017"}},{"id":26,"uris":["http://zotero.org/users/10331382/items/I79TMMI9"],"itemData":{"id":26,"type":"book","call-number":"QA278.6 .A67 2002","event-place":"Cambridge ; New York","ISBN":"978-0-521-59451-6","number-of-pages":"454","publisher":"Cambridge University Press","publisher-place":"Cambridge ; New York","source":"Library of Congress ISBN","title":"Applied latent class analysis","editor":[{"family":"Hagenaars","given":"Jacques A."},{"family":"McCutcheon","given":"Allan L."}],"issued":{"date-parts":[["2002"]]},"citation-key":"hagenaarsAppliedLatentClass2002"}},{"id":30,"uris":["http://zotero.org/users/10331382/items/3LB36RE6"],"itemData":{"id":30,"type":"book","title":"lcmm: Extended Mixed Models Using Latent Classes and Latent Processes","URL":"https://cran.r-project.org/package=lcmm","author":[{"family":"Proust-Lima","given":"Cecile"},{"family":"Philipps","given":"Viviane"},{"family":"Diakite","given":"Amadou"},{"family":"Liquet","given":"Benoit"}],"issued":{"date-parts":[["2022"]]},"citation-key":"proust-limaLcmmExtendedMixed2022"}}],"schema":"https://github.com/citation-style-language/schema/raw/master/csl-citation.json"} </w:instrText>
      </w:r>
      <w:r>
        <w:fldChar w:fldCharType="separate"/>
      </w:r>
      <w:r w:rsidR="00092538" w:rsidRPr="00092538">
        <w:rPr>
          <w:rFonts w:ascii="Calibri" w:cs="Calibri"/>
        </w:rPr>
        <w:t>(25–27)</w:t>
      </w:r>
      <w:r>
        <w:fldChar w:fldCharType="end"/>
      </w:r>
      <w:r>
        <w:t xml:space="preserve"> was used to determine longitudinal trends in cigarettes per day from baseline assessed at trial weeks 2, 10, 18, and 26. The primary dependent variable was</w:t>
      </w:r>
      <w:r w:rsidR="006E555B">
        <w:t xml:space="preserve"> percent change</w:t>
      </w:r>
      <w:r>
        <w:t xml:space="preserve"> </w:t>
      </w:r>
      <w:r w:rsidR="006E555B">
        <w:t xml:space="preserve">average CPD (e.g., a participant smoking 90% of their baseline level at Week 2 received a value of -10% for Week 2). </w:t>
      </w:r>
    </w:p>
    <w:p w14:paraId="035C03A1" w14:textId="7C03FAC5" w:rsidR="00015C4C" w:rsidRDefault="00015C4C" w:rsidP="0035627A"/>
    <w:p w14:paraId="3FB85C1D" w14:textId="4920B23C" w:rsidR="00015C4C" w:rsidRDefault="00221422" w:rsidP="0035627A">
      <w:r>
        <w:t xml:space="preserve">Models for classes greater than 1 were initialized using maximum likelihood estimates of the 1-class model. Grid search methods were performed for subsequent models, selecting the minimal Bayesian Information Criterion at each step. </w:t>
      </w:r>
      <w:commentRangeStart w:id="10"/>
      <w:r w:rsidR="00015C4C">
        <w:t>The optimal</w:t>
      </w:r>
      <w:r w:rsidR="00DF385E">
        <w:t xml:space="preserve"> model</w:t>
      </w:r>
      <w:r w:rsidR="00015C4C">
        <w:t xml:space="preserve"> was selected using the minimal </w:t>
      </w:r>
      <w:r>
        <w:t>BIC</w:t>
      </w:r>
      <w:r w:rsidR="00015C4C">
        <w:t xml:space="preserve"> at the “knee of the curve” such that additional trajectories did not provide a substantially better model. </w:t>
      </w:r>
      <w:commentRangeEnd w:id="10"/>
      <w:r w:rsidR="00015C4C">
        <w:rPr>
          <w:rStyle w:val="CommentReference"/>
        </w:rPr>
        <w:commentReference w:id="10"/>
      </w:r>
    </w:p>
    <w:p w14:paraId="066270C8" w14:textId="02A79E2A" w:rsidR="006E555B" w:rsidRDefault="006E555B" w:rsidP="0035627A"/>
    <w:p w14:paraId="736B6FBF" w14:textId="44555DA1" w:rsidR="006E555B" w:rsidRDefault="006E555B" w:rsidP="0035627A">
      <w:r>
        <w:t xml:space="preserve">Posterior classification was then used to assign subjects to each latent class using Bayes’ theorem and the maximum probability of belonging to a particular latent class given the information (i.e., percent change in CPD at leach week) collected in the longitudinal model. </w:t>
      </w:r>
    </w:p>
    <w:p w14:paraId="0E9B9B75" w14:textId="77777777" w:rsidR="006E555B" w:rsidRPr="0035627A" w:rsidRDefault="006E555B" w:rsidP="0035627A"/>
    <w:p w14:paraId="6F682A29" w14:textId="0A265B90" w:rsidR="00783274" w:rsidRDefault="00783274" w:rsidP="00783274"/>
    <w:p w14:paraId="7C934FBE" w14:textId="739EBF23" w:rsidR="00783274" w:rsidRDefault="00CB6DF7" w:rsidP="00783274">
      <w:pPr>
        <w:pStyle w:val="Heading3"/>
      </w:pPr>
      <w:r>
        <w:t xml:space="preserve">Analysis 2: </w:t>
      </w:r>
      <w:r w:rsidR="00783274">
        <w:t>Predicting longitudinal trajectories in CPD using baseline variables</w:t>
      </w:r>
    </w:p>
    <w:p w14:paraId="2C8D5B38" w14:textId="45F1355B" w:rsidR="005815D0" w:rsidRDefault="005815D0" w:rsidP="00A065D6"/>
    <w:p w14:paraId="04CB2482" w14:textId="0F0B1CCF" w:rsidR="006416ED" w:rsidRDefault="002863E5" w:rsidP="00A065D6">
      <w:r>
        <w:t>Elastic net</w:t>
      </w:r>
      <w:r w:rsidR="00D91AA8">
        <w:t xml:space="preserve"> logistic</w:t>
      </w:r>
      <w:r>
        <w:t xml:space="preserve"> regression</w:t>
      </w:r>
      <w:r w:rsidR="00CB7CC6">
        <w:t xml:space="preserve"> </w:t>
      </w:r>
      <w:r w:rsidR="00CB7CC6">
        <w:fldChar w:fldCharType="begin"/>
      </w:r>
      <w:r w:rsidR="00092538">
        <w:instrText xml:space="preserve"> ADDIN ZOTERO_ITEM CSL_CITATION {"citationID":"6A2qU53o","properties":{"formattedCitation":"(28,29)","plainCitation":"(28,29)","noteIndex":0},"citationItems":[{"id":35,"uris":["http://zotero.org/users/10331382/items/HGWQT9F8"],"itemData":{"id":35,"type":"article-journal","container-title":"Journal of Statistical Software","DOI":"10.18637/jss.v033.i01","issue":"1","page":"1–22","title":"Regularization Paths for Generalized Linear Models via Coordinate Descent","volume":"33","author":[{"family":"Friedman","given":"Jerome"},{"family":"Hastie","given":"Trevor"},{"family":"Tibshirani","given":"Robert"}],"issued":{"date-parts":[["2010"]]},"citation-key":"friedmanRegularizationPathsGeneralized2010"}},{"id":36,"uris":["http://zotero.org/users/10331382/items/4TF7VBND"],"itemData":{"id":36,"type":"article-journal","container-title":"Journal of Statistical Software","DOI":"10.18637/jss.v039.i05","issue":"5","page":"1–13","title":"Regularization Paths for Cox's Proportional Hazards Model via Coordinate Descent","volume":"39","author":[{"family":"Simon","given":"Noah"},{"family":"Friedman","given":"Jerome"},{"family":"Hastie","given":"Trevor"},{"family":"Tibshirani","given":"Rob"}],"issued":{"date-parts":[["2011"]]},"citation-key":"simonRegularizationPathsCox2011"}}],"schema":"https://github.com/citation-style-language/schema/raw/master/csl-citation.json"} </w:instrText>
      </w:r>
      <w:r w:rsidR="00CB7CC6">
        <w:fldChar w:fldCharType="separate"/>
      </w:r>
      <w:r w:rsidR="00092538">
        <w:rPr>
          <w:noProof/>
        </w:rPr>
        <w:t>(28,29)</w:t>
      </w:r>
      <w:r w:rsidR="00CB7CC6">
        <w:fldChar w:fldCharType="end"/>
      </w:r>
      <w:r>
        <w:t xml:space="preserve"> was used to build predictive models for each latent class using al</w:t>
      </w:r>
      <w:r w:rsidR="009557FA">
        <w:t xml:space="preserve">l baseline characteristics as features (i.e., independent variables), and </w:t>
      </w:r>
      <w:r w:rsidR="00231795">
        <w:t xml:space="preserve">class membership </w:t>
      </w:r>
      <w:r w:rsidR="009557FA">
        <w:t xml:space="preserve">as the target (i.e., dependent variable). </w:t>
      </w:r>
      <w:r w:rsidR="006416ED">
        <w:t xml:space="preserve">Class membership was treated as a binary outcome. </w:t>
      </w:r>
    </w:p>
    <w:p w14:paraId="261106FD" w14:textId="7645D533" w:rsidR="006416ED" w:rsidRDefault="006416ED" w:rsidP="00A065D6"/>
    <w:p w14:paraId="5056D5A8" w14:textId="0DDC90F7" w:rsidR="00DF2E43" w:rsidRDefault="00330241" w:rsidP="00DB4CB3">
      <w:r>
        <w:t xml:space="preserve">Initially, the data were split into 80% training and 20% testing sets. The training data was then used to tune parameters for elastic net logistic regression models. </w:t>
      </w:r>
      <w:ins w:id="11" w:author="Anthony Barrows" w:date="2022-12-08T11:54:00Z">
        <w:r w:rsidR="00672377">
          <w:t xml:space="preserve">Model selection and evaluation was performed using a nested cross-validation </w:t>
        </w:r>
      </w:ins>
      <w:ins w:id="12" w:author="Anthony Barrows" w:date="2022-12-08T11:55:00Z">
        <w:r w:rsidR="00672377">
          <w:t xml:space="preserve">framework. </w:t>
        </w:r>
      </w:ins>
      <w:ins w:id="13" w:author="Anthony Barrows" w:date="2022-12-08T11:58:00Z">
        <w:r w:rsidR="0054327C">
          <w:t xml:space="preserve">Training was conducted using 5-fold cross validation, with 80% of the training set used for model training and 20% for evaluation. </w:t>
        </w:r>
      </w:ins>
      <w:ins w:id="14" w:author="Anthony Barrows" w:date="2022-12-08T11:59:00Z">
        <w:r w:rsidR="0054327C">
          <w:t>Model hyperparameter selection was conducted using a further divide of this training set</w:t>
        </w:r>
      </w:ins>
      <w:ins w:id="15" w:author="Anthony Barrows" w:date="2022-12-08T12:00:00Z">
        <w:r w:rsidR="0054327C">
          <w:t xml:space="preserve"> using 5-fold cross-validation within each outer fold. Prediction accuracy was measured using</w:t>
        </w:r>
      </w:ins>
      <w:r>
        <w:t xml:space="preserve"> receiver operator characteristic area-under-the-curve (ROC AUC). </w:t>
      </w:r>
      <w:r w:rsidR="003E0AFB">
        <w:t xml:space="preserve">Parameters </w:t>
      </w:r>
      <w:r w:rsidR="00CB6DF7">
        <w:t xml:space="preserve">from the </w:t>
      </w:r>
      <w:r w:rsidR="003E0AFB">
        <w:t>model whose ROC AUC results were within one standard error of the optimal cross-validated results were selected</w:t>
      </w:r>
      <w:r w:rsidR="008A0646">
        <w:t xml:space="preserve"> </w:t>
      </w:r>
      <w:r w:rsidR="00905BAB">
        <w:fldChar w:fldCharType="begin"/>
      </w:r>
      <w:r w:rsidR="00092538">
        <w:instrText xml:space="preserve"> ADDIN ZOTERO_ITEM CSL_CITATION {"citationID":"rCB1BSdr","properties":{"formattedCitation":"(30)","plainCitation":"(30)","noteIndex":0},"citationItems":[{"id":47,"uris":["http://zotero.org/users/10331382/items/HYYN7GNA"],"itemData":{"id":47,"type":"book","edition":"1","ISBN":"978-1-315-13947-0","language":"en","note":"DOI: 10.1201/9781315139470","publisher":"Routledge","source":"DOI.org (Crossref)","title":"Classification And Regression Trees","URL":"https://www.taylorfrancis.com/books/9781351460491","author":[{"family":"Breiman","given":"Leo"},{"family":"Friedman","given":"Jerome H."},{"family":"Olshen","given":"Richard A."},{"family":"Stone","given":"Charles J."}],"accessed":{"date-parts":[["2022",11,23]]},"issued":{"date-parts":[["2017",10,19]]},"citation-key":"breimanClassificationRegressionTrees2017"}}],"schema":"https://github.com/citation-style-language/schema/raw/master/csl-citation.json"} </w:instrText>
      </w:r>
      <w:r w:rsidR="00905BAB">
        <w:fldChar w:fldCharType="separate"/>
      </w:r>
      <w:r w:rsidR="00092538">
        <w:rPr>
          <w:noProof/>
        </w:rPr>
        <w:t>(30)</w:t>
      </w:r>
      <w:r w:rsidR="00905BAB">
        <w:fldChar w:fldCharType="end"/>
      </w:r>
      <w:r w:rsidR="00905BAB">
        <w:t>.</w:t>
      </w:r>
      <w:ins w:id="16" w:author="Anthony Barrows" w:date="2022-12-08T12:03:00Z">
        <w:r w:rsidR="0054327C">
          <w:t xml:space="preserve"> For each model, AUC represents the accuracy of prediction of the internal validation set. Hyperparameters from the most successful of these models were used to</w:t>
        </w:r>
      </w:ins>
      <w:r w:rsidR="00905BAB">
        <w:t xml:space="preserve"> </w:t>
      </w:r>
      <w:ins w:id="17" w:author="Anthony Barrows" w:date="2022-12-08T12:16:00Z">
        <w:r w:rsidR="00D10DB9">
          <w:t xml:space="preserve">fit </w:t>
        </w:r>
      </w:ins>
      <w:ins w:id="18" w:author="Anthony Barrows" w:date="2022-12-08T12:17:00Z">
        <w:r w:rsidR="00D10DB9">
          <w:t>a model to the initial training set</w:t>
        </w:r>
        <w:r w:rsidR="00314B1E">
          <w:t xml:space="preserve"> to obtain coefficients. To confirm model generalizability,</w:t>
        </w:r>
      </w:ins>
      <w:ins w:id="19" w:author="Anthony Barrows" w:date="2022-12-08T12:18:00Z">
        <w:r w:rsidR="00314B1E">
          <w:t xml:space="preserve"> these hyperparameters were also used to fit a final model to the initial testing set.</w:t>
        </w:r>
      </w:ins>
      <w:ins w:id="20" w:author="Anthony Barrows" w:date="2022-12-08T12:19:00Z">
        <w:r w:rsidR="00084CA5">
          <w:t xml:space="preserve"> </w:t>
        </w:r>
      </w:ins>
      <w:r w:rsidR="00084CA5">
        <w:t xml:space="preserve">Null ROCs were computed for each predicted class, and overall statistical significance was assessed using to ROC AUC’s equivalence with the Mann-Whitney </w:t>
      </w:r>
      <w:r w:rsidR="00084CA5">
        <w:rPr>
          <w:i/>
          <w:iCs/>
        </w:rPr>
        <w:t>U</w:t>
      </w:r>
      <w:r w:rsidR="00084CA5">
        <w:t xml:space="preserve">-statistic </w:t>
      </w:r>
      <w:r w:rsidR="00084CA5">
        <w:fldChar w:fldCharType="begin"/>
      </w:r>
      <w:r w:rsidR="00092538">
        <w:instrText xml:space="preserve"> ADDIN ZOTERO_ITEM CSL_CITATION {"citationID":"cXAKTaLr","properties":{"formattedCitation":"(31)","plainCitation":"(31)","noteIndex":0},"citationItems":[{"id":2,"uris":["http://zotero.org/users/10331382/items/ZEQE2Z25"],"itemData":{"id":2,"type":"article-journal","container-title":"Quarterly Journal of the Royal Meteorological Society","DOI":"10.1256/003590002320603584","ISSN":"00000000, 00359009","issue":"584","journalAbbreviation":"Q. J. R. Meteorol. Soc.","page":"2145-2166","source":"DOI.org (Crossref)","title":"Areas beneath the relative operating characteristics (ROC) and relative operating levels (ROL) curves: Statistical significance and interpretation","title-short":"Areas beneath the relative operating characteristics (ROC) and relative operating levels (ROL) curves","volume":"128","author":[{"family":"Mason","given":"S. J."},{"family":"Graham","given":"N. E."}],"issued":{"date-parts":[["2002",7,15]]},"citation-key":"masonAreasRelativeOperating2002"}}],"schema":"https://github.com/citation-style-language/schema/raw/master/csl-citation.json"} </w:instrText>
      </w:r>
      <w:r w:rsidR="00084CA5">
        <w:fldChar w:fldCharType="separate"/>
      </w:r>
      <w:r w:rsidR="00092538">
        <w:rPr>
          <w:noProof/>
        </w:rPr>
        <w:t>(31)</w:t>
      </w:r>
      <w:r w:rsidR="00084CA5">
        <w:fldChar w:fldCharType="end"/>
      </w:r>
      <w:r w:rsidR="00084CA5">
        <w:t xml:space="preserve">. </w:t>
      </w:r>
      <w:r w:rsidR="00CB7CC6">
        <w:t>This procedure was repeated using each latent class as the target.</w:t>
      </w:r>
      <w:ins w:id="21" w:author="Anthony Barrows" w:date="2022-12-08T12:01:00Z">
        <w:r w:rsidR="0054327C">
          <w:t xml:space="preserve"> </w:t>
        </w:r>
      </w:ins>
    </w:p>
    <w:p w14:paraId="7D81CCE0" w14:textId="77777777" w:rsidR="006F71EF" w:rsidRDefault="006F71EF" w:rsidP="00DB4CB3"/>
    <w:p w14:paraId="5FFD2C76" w14:textId="0D77A748" w:rsidR="00783274" w:rsidRDefault="00CB6DF7" w:rsidP="00783274">
      <w:pPr>
        <w:pStyle w:val="Heading3"/>
      </w:pPr>
      <w:r>
        <w:t xml:space="preserve">Analysis 3: </w:t>
      </w:r>
      <w:r w:rsidR="00783274">
        <w:t>Which trajectories in CPD predict smoking cessation</w:t>
      </w:r>
      <w:r w:rsidR="00A065D6">
        <w:t>?</w:t>
      </w:r>
    </w:p>
    <w:p w14:paraId="07FD5EFE" w14:textId="75A2575C" w:rsidR="00D91AA8" w:rsidRDefault="00D91AA8" w:rsidP="00D91AA8"/>
    <w:p w14:paraId="6A543975" w14:textId="74E74EFC" w:rsidR="00340CD9" w:rsidRDefault="00D91AA8" w:rsidP="00D91AA8">
      <w:r>
        <w:lastRenderedPageBreak/>
        <w:t xml:space="preserve">A linear elastic net regression model was used to predict </w:t>
      </w:r>
      <w:r w:rsidR="00CB6DF7">
        <w:t xml:space="preserve">CO </w:t>
      </w:r>
      <w:r>
        <w:t>values at 1-year follow-up using (1)</w:t>
      </w:r>
      <w:r w:rsidR="00CB6DF7">
        <w:t xml:space="preserve"> all baseline characteristics from Analysis 2, and (2) Latent Class (from Analysis 1) in addition to those predictors</w:t>
      </w:r>
      <w:ins w:id="22" w:author="Anthony Barrows" w:date="2022-12-08T12:32:00Z">
        <w:r w:rsidR="001640E3">
          <w:t xml:space="preserve">, and (3) baseline predictors </w:t>
        </w:r>
      </w:ins>
      <w:ins w:id="23" w:author="Anthony Barrows" w:date="2022-12-08T12:33:00Z">
        <w:r w:rsidR="001640E3">
          <w:t>with only subjects in each Latent Class, respectively.</w:t>
        </w:r>
      </w:ins>
      <w:r w:rsidR="00CB6DF7">
        <w:t xml:space="preserve"> The dependent variable was CO in parts per million.</w:t>
      </w:r>
      <w:r w:rsidR="00340CD9">
        <w:t xml:space="preserve"> Predicted CO values &lt;= 11 ppm were considered indicative of quitting smoking. </w:t>
      </w:r>
    </w:p>
    <w:p w14:paraId="4E379EB3" w14:textId="46D021B4" w:rsidR="00340CD9" w:rsidRDefault="00340CD9" w:rsidP="00D91AA8"/>
    <w:p w14:paraId="39A9C6B7" w14:textId="50ABE70F" w:rsidR="00340CD9" w:rsidRDefault="00340CD9" w:rsidP="00D91AA8">
      <w:pPr>
        <w:rPr>
          <w:ins w:id="24" w:author="Anthony Barrows" w:date="2022-12-09T12:20:00Z"/>
        </w:rPr>
      </w:pPr>
      <w:r>
        <w:t xml:space="preserve">Each regression model was fit using the procedures outlined in Analysis 2, with model performance </w:t>
      </w:r>
      <w:r w:rsidR="001576F3">
        <w:t>measured</w:t>
      </w:r>
      <w:r>
        <w:t xml:space="preserve"> using the coefficient of determination, </w:t>
      </w:r>
      <w:r w:rsidRPr="001576F3">
        <w:rPr>
          <w:i/>
          <w:iCs/>
        </w:rPr>
        <w:t>R</w:t>
      </w:r>
      <w:r>
        <w:rPr>
          <w:vertAlign w:val="superscript"/>
        </w:rPr>
        <w:t>2</w:t>
      </w:r>
      <w:r>
        <w:t xml:space="preserve">. </w:t>
      </w:r>
    </w:p>
    <w:p w14:paraId="6DCC08C8" w14:textId="4779D4CC" w:rsidR="00F00471" w:rsidRDefault="00F00471" w:rsidP="00D91AA8">
      <w:pPr>
        <w:rPr>
          <w:ins w:id="25" w:author="Anthony Barrows" w:date="2022-12-09T12:20:00Z"/>
        </w:rPr>
      </w:pPr>
    </w:p>
    <w:p w14:paraId="7ABF003B" w14:textId="01CBCFF2" w:rsidR="00F00471" w:rsidRDefault="00F00471" w:rsidP="00F00471">
      <w:pPr>
        <w:pStyle w:val="Heading2"/>
      </w:pPr>
      <w:ins w:id="26" w:author="Anthony Barrows" w:date="2022-12-09T12:20:00Z">
        <w:r>
          <w:t>Quantitative Variables</w:t>
        </w:r>
      </w:ins>
    </w:p>
    <w:p w14:paraId="02F539E7" w14:textId="77777777" w:rsidR="002051D4" w:rsidRPr="002051D4" w:rsidRDefault="002051D4" w:rsidP="002051D4">
      <w:pPr>
        <w:rPr>
          <w:ins w:id="27" w:author="Anthony Barrows" w:date="2022-12-09T12:20:00Z"/>
        </w:rPr>
      </w:pPr>
    </w:p>
    <w:p w14:paraId="0C78D8EA" w14:textId="280B94D2" w:rsidR="00F00471" w:rsidRPr="00895D85" w:rsidRDefault="00F00471" w:rsidP="00F00471">
      <w:pPr>
        <w:rPr>
          <w:ins w:id="28" w:author="Anthony Barrows" w:date="2022-12-09T12:20:00Z"/>
        </w:rPr>
      </w:pPr>
      <w:ins w:id="29" w:author="Anthony Barrows" w:date="2022-12-09T12:20:00Z">
        <w:r>
          <w:t>Numeric predictors (i.e., SF-36 scores, CO, age at intake)</w:t>
        </w:r>
      </w:ins>
      <w:ins w:id="30" w:author="Anthony Barrows" w:date="2022-12-09T12:46:00Z">
        <w:r w:rsidR="00C01184">
          <w:t xml:space="preserve"> and outcomes (i.e., C</w:t>
        </w:r>
      </w:ins>
      <w:ins w:id="31" w:author="Anthony Barrows" w:date="2022-12-09T12:47:00Z">
        <w:r w:rsidR="00C01184">
          <w:t>O at 1-year follow-up)</w:t>
        </w:r>
      </w:ins>
      <w:ins w:id="32" w:author="Anthony Barrows" w:date="2022-12-09T12:20:00Z">
        <w:r>
          <w:t xml:space="preserve"> in the training set were normalized and scaled to have a mean of 0 and standard deviation of 1. Numeric predictors in the testing set were normalized and scaled blindly using the same transformations as the training set.</w:t>
        </w:r>
      </w:ins>
      <w:ins w:id="33" w:author="Anthony Barrows" w:date="2022-12-09T12:56:00Z">
        <w:r w:rsidR="00C01184">
          <w:t xml:space="preserve"> Categorical predictors were one-hot encoded.</w:t>
        </w:r>
      </w:ins>
      <w:ins w:id="34" w:author="Anthony Barrows" w:date="2022-12-09T12:55:00Z">
        <w:r w:rsidR="00C01184">
          <w:t xml:space="preserve"> </w:t>
        </w:r>
      </w:ins>
    </w:p>
    <w:p w14:paraId="27E55E91" w14:textId="14BB153C" w:rsidR="00F00471" w:rsidRDefault="00F00471" w:rsidP="00D91AA8"/>
    <w:p w14:paraId="682A5FC1" w14:textId="3B5863EF" w:rsidR="002051D4" w:rsidRPr="00340CD9" w:rsidRDefault="004E5BBA" w:rsidP="00D91AA8">
      <w:r>
        <w:t xml:space="preserve">Relatively few </w:t>
      </w:r>
      <w:r w:rsidR="00060B98">
        <w:t>participants (&lt;1%) reported “extreme” anxiety or depression at baseline</w:t>
      </w:r>
      <w:r w:rsidR="00361787">
        <w:t xml:space="preserve"> </w:t>
      </w:r>
      <w:r w:rsidR="00717057">
        <w:t xml:space="preserve">and were included </w:t>
      </w:r>
      <w:r w:rsidR="00EC65DF">
        <w:t xml:space="preserve">with the next-highest ordinal category. </w:t>
      </w:r>
    </w:p>
    <w:p w14:paraId="00E938D9" w14:textId="0AE7C3DA" w:rsidR="00783274" w:rsidRDefault="00552D0A" w:rsidP="00783274">
      <w:pPr>
        <w:pStyle w:val="Heading1"/>
      </w:pPr>
      <w:r>
        <w:t>RESULTS</w:t>
      </w:r>
      <w:r>
        <w:tab/>
      </w:r>
    </w:p>
    <w:p w14:paraId="08C5E23A" w14:textId="128C504B" w:rsidR="00525FD5" w:rsidRDefault="009557FA" w:rsidP="009557FA">
      <w:pPr>
        <w:pStyle w:val="Heading2"/>
      </w:pPr>
      <w:r>
        <w:t>Participants</w:t>
      </w:r>
    </w:p>
    <w:p w14:paraId="38DD8084" w14:textId="77777777" w:rsidR="00341BB1" w:rsidRDefault="00341BB1" w:rsidP="009557FA"/>
    <w:p w14:paraId="27BEE9EC" w14:textId="773FD878" w:rsidR="00C70B3D" w:rsidRDefault="00C70B3D" w:rsidP="009557FA">
      <w:r>
        <w:t xml:space="preserve">Smoking trajectories were modeled using a total of 5,578 observations (Weeks 2, 10, 19, and 26 had </w:t>
      </w:r>
      <w:r w:rsidR="00870957">
        <w:t>1764, 1148, 1384, 1282 observations respectively)</w:t>
      </w:r>
      <w:ins w:id="35" w:author="Anthony Barrows" w:date="2022-12-09T13:23:00Z">
        <w:r w:rsidR="00FC17CE">
          <w:t xml:space="preserve"> from 1,783 participants</w:t>
        </w:r>
      </w:ins>
      <w:r w:rsidR="00870957">
        <w:t xml:space="preserve">. Distributions of average CPD changes from baseline are show in Figure 1. </w:t>
      </w:r>
    </w:p>
    <w:p w14:paraId="66420A45" w14:textId="103646DD" w:rsidR="00870957" w:rsidRDefault="00870957" w:rsidP="009557FA"/>
    <w:p w14:paraId="0D495472" w14:textId="100C1792" w:rsidR="00D8363A" w:rsidRDefault="00D8363A" w:rsidP="009557FA">
      <w:r>
        <w:t xml:space="preserve">A 3-class heterogeneous linear mixed model was selected (Maximum log-likelihood = 11.81, BIC = 43.75) (see Figure 3). </w:t>
      </w:r>
      <w:r w:rsidR="00111CD6">
        <w:t>Longitudinal f</w:t>
      </w:r>
      <w:r w:rsidR="00D3145D">
        <w:t>ixed effects (week-by-class) were statistically significant (Wald statistics: Class 1 = -15.71, Class 2 = -4.20, Class 3 = 14.35, p’s &lt; .001)</w:t>
      </w:r>
      <w:r w:rsidR="00111CD6">
        <w:t xml:space="preserve">. Class-membership fixed effects showed Class 3 to be significantly different from Class 1 (Wald = 12.32, p = .0000), but not from Class 2 (Wald = 0.384, p = .7013). </w:t>
      </w:r>
      <w:r w:rsidR="001354E1">
        <w:t>Average weekly CPD values for each class are shown in Figure 2.</w:t>
      </w:r>
      <w:r w:rsidR="0047777B">
        <w:t xml:space="preserve"> </w:t>
      </w:r>
    </w:p>
    <w:p w14:paraId="3AF0F1D7" w14:textId="487A889E" w:rsidR="0047777B" w:rsidRDefault="0047777B" w:rsidP="009557FA"/>
    <w:p w14:paraId="1FD7E221" w14:textId="332A1D14" w:rsidR="0047777B" w:rsidRDefault="0047777B" w:rsidP="009557FA">
      <w:r>
        <w:t>Each subject was assigned to the class according to the maximum probability of belonging to that class. Characteristics associated with participants in each class are given in Table 1.</w:t>
      </w:r>
    </w:p>
    <w:p w14:paraId="13E30CBE" w14:textId="55C8D17A" w:rsidR="009557FA" w:rsidRDefault="009557FA" w:rsidP="009557FA"/>
    <w:p w14:paraId="504918DC" w14:textId="5AE30647" w:rsidR="009C5F46" w:rsidRDefault="009557FA" w:rsidP="009557FA">
      <w:pPr>
        <w:pStyle w:val="Heading2"/>
      </w:pPr>
      <w:r>
        <w:t>Descriptive data</w:t>
      </w:r>
    </w:p>
    <w:p w14:paraId="36208414" w14:textId="48113F72" w:rsidR="00730AB2" w:rsidRDefault="00730AB2" w:rsidP="00525FD5"/>
    <w:p w14:paraId="3A07A791" w14:textId="77777777" w:rsidR="00D02F3F" w:rsidRDefault="00D02F3F" w:rsidP="00D02F3F">
      <w:r>
        <w:t>Of the 1884 subjects in consideration, 101 (5.4%) were missing 7 or more baseline measures, and were removed from analyses. The remaining 1783 (94.6%) had fewer than 5 missing measures.</w:t>
      </w:r>
    </w:p>
    <w:p w14:paraId="52B449EE" w14:textId="77777777" w:rsidR="00D02F3F" w:rsidRDefault="00D02F3F" w:rsidP="00D02F3F"/>
    <w:p w14:paraId="69850AA5" w14:textId="4415776E" w:rsidR="00D02F3F" w:rsidRPr="005C2178" w:rsidRDefault="00D02F3F" w:rsidP="00D02F3F">
      <w:r>
        <w:lastRenderedPageBreak/>
        <w:t xml:space="preserve">Two SF-36 sub score (General and Physical Functioning) values were 20.75% and 21.82% missing respectively and were discarded. Of the remaining missing values (&lt; 7%), many were correlated with age, sex, and study site. To control for these differences, ages were binned into 4 equally sized groups, and all remaining baseline variables were imputed within age-sex-site combinations, using the mean and mode of those combinations where appropriate. </w:t>
      </w:r>
      <w:r w:rsidR="00FD1DCE">
        <w:t>Participant baseline characteristics by assigned latent class are shown in Table 1.</w:t>
      </w:r>
    </w:p>
    <w:p w14:paraId="58BBDC84" w14:textId="77777777" w:rsidR="00D02F3F" w:rsidRDefault="00D02F3F" w:rsidP="00525FD5"/>
    <w:p w14:paraId="2F1567E8" w14:textId="1B979254" w:rsidR="0047777B" w:rsidRDefault="0047777B" w:rsidP="00525FD5">
      <w:pPr>
        <w:rPr>
          <w:ins w:id="36" w:author="Anthony Barrows" w:date="2022-12-09T13:25:00Z"/>
        </w:rPr>
      </w:pPr>
    </w:p>
    <w:p w14:paraId="1639CC40" w14:textId="77777777" w:rsidR="007B0202" w:rsidRDefault="007B0202" w:rsidP="00525FD5"/>
    <w:p w14:paraId="2F3B8582" w14:textId="369C2D41" w:rsidR="00B56FD5" w:rsidRDefault="00B56FD5" w:rsidP="00B56FD5">
      <w:pPr>
        <w:pStyle w:val="Heading2"/>
      </w:pPr>
      <w:r>
        <w:t>Predicting class membership using baseline characteristics</w:t>
      </w:r>
    </w:p>
    <w:p w14:paraId="2080E8E3" w14:textId="0C7310E1" w:rsidR="00BD2A5A" w:rsidRDefault="00BD2A5A" w:rsidP="00BD2A5A"/>
    <w:p w14:paraId="6E827B71" w14:textId="4B65AA99" w:rsidR="003A7AA3" w:rsidRDefault="003A7AA3" w:rsidP="003A7AA3">
      <w:r w:rsidRPr="000D4380">
        <w:t>Elastic net logistic regression models were used to predict each latent class in turn. All individual binary class prediction models were statistically significant, particularly for Class 1 (mean AUC [SE] = 0.6</w:t>
      </w:r>
      <w:r w:rsidR="006A552B" w:rsidRPr="000D4380">
        <w:t>26</w:t>
      </w:r>
      <w:r w:rsidRPr="000D4380">
        <w:t xml:space="preserve"> [0.022]). Predictive performance within the model for Class 2 </w:t>
      </w:r>
      <w:r w:rsidR="00707D85" w:rsidRPr="000D4380">
        <w:t>was close to chance (</w:t>
      </w:r>
      <w:r w:rsidRPr="000D4380">
        <w:t>AUC = 0.5</w:t>
      </w:r>
      <w:r w:rsidR="00707D85" w:rsidRPr="000D4380">
        <w:t>01)</w:t>
      </w:r>
      <w:r w:rsidRPr="000D4380">
        <w:t xml:space="preserve"> and was only statistically significant due to the comparatively large sample size in Class 2 (n = 803, 45.0%). Contrasts, in which only subjects belonging to the listed classes were included in the binary prediction model, were statistically significant (</w:t>
      </w:r>
      <w:r w:rsidRPr="000D4380">
        <w:rPr>
          <w:i/>
          <w:iCs/>
        </w:rPr>
        <w:t>p</w:t>
      </w:r>
      <w:r w:rsidR="00102BD4" w:rsidRPr="000D4380">
        <w:rPr>
          <w:i/>
          <w:iCs/>
        </w:rPr>
        <w:t>’s</w:t>
      </w:r>
      <w:r w:rsidRPr="000D4380">
        <w:t xml:space="preserve"> &lt; 0.0</w:t>
      </w:r>
      <w:r w:rsidR="00102BD4" w:rsidRPr="000D4380">
        <w:t>1</w:t>
      </w:r>
      <w:r w:rsidRPr="000D4380">
        <w:t xml:space="preserve">) </w:t>
      </w:r>
      <w:r w:rsidR="00102BD4" w:rsidRPr="000D4380">
        <w:t>for all comparisons</w:t>
      </w:r>
      <w:r w:rsidRPr="000D4380">
        <w:t xml:space="preserve">. </w:t>
      </w:r>
      <w:r w:rsidR="00412037" w:rsidRPr="000D4380">
        <w:t>Overall model results are shown in Table 2.</w:t>
      </w:r>
    </w:p>
    <w:p w14:paraId="21C90D59" w14:textId="6F199706" w:rsidR="004075C9" w:rsidRDefault="004075C9" w:rsidP="003A7AA3"/>
    <w:p w14:paraId="68F966A0" w14:textId="77777777" w:rsidR="00A30BBE" w:rsidRDefault="00412037" w:rsidP="003A7AA3">
      <w:r>
        <w:t>To determine</w:t>
      </w:r>
      <w:r w:rsidR="006E7CB9">
        <w:t xml:space="preserve"> the relative contributions of each baseline characteristic to the overall model’s predictive capacity, the average </w:t>
      </w:r>
      <w:r w:rsidR="001F4FF4">
        <w:t xml:space="preserve">Beta value for each predictor was recorded across </w:t>
      </w:r>
      <w:r w:rsidR="00E24FCC">
        <w:t xml:space="preserve">the 5 outer validation folds. These values are presented in Figure 4. </w:t>
      </w:r>
    </w:p>
    <w:p w14:paraId="17D511F2" w14:textId="77777777" w:rsidR="00A30BBE" w:rsidRDefault="00A30BBE" w:rsidP="003A7AA3"/>
    <w:p w14:paraId="3B15AEFF" w14:textId="17BE56DD" w:rsidR="008F4EA9" w:rsidRDefault="002E7770" w:rsidP="003A7AA3">
      <w:r>
        <w:t>Younger</w:t>
      </w:r>
      <w:r w:rsidR="007E5374">
        <w:t xml:space="preserve"> p</w:t>
      </w:r>
      <w:r w:rsidR="00893571">
        <w:t>articipants</w:t>
      </w:r>
      <w:r w:rsidR="007E5374">
        <w:t xml:space="preserve"> and those</w:t>
      </w:r>
      <w:r w:rsidR="00893571">
        <w:t xml:space="preserve"> with high anxiety and moderate depression were </w:t>
      </w:r>
      <w:r>
        <w:t xml:space="preserve">less </w:t>
      </w:r>
      <w:r w:rsidR="00893571">
        <w:t>likely to be assigned to Class 1</w:t>
      </w:r>
      <w:r w:rsidR="000961EA">
        <w:t xml:space="preserve">, </w:t>
      </w:r>
      <w:r w:rsidR="00367090">
        <w:t xml:space="preserve">as were participants with </w:t>
      </w:r>
      <w:r>
        <w:t>lower</w:t>
      </w:r>
      <w:r w:rsidR="00367090">
        <w:t xml:space="preserve"> nicotine dependence scores, </w:t>
      </w:r>
      <w:r w:rsidR="006F0FE3">
        <w:t xml:space="preserve">and those who had only </w:t>
      </w:r>
      <w:r w:rsidR="00102B38">
        <w:t xml:space="preserve">ever stopped smoking for less than one week. Conversely, those who had attempted to quit recently, </w:t>
      </w:r>
      <w:r w:rsidR="003826DC">
        <w:t xml:space="preserve">often, or who participated in a trial conducted outside the USA were </w:t>
      </w:r>
      <w:r w:rsidR="00B1164C">
        <w:t xml:space="preserve">more </w:t>
      </w:r>
      <w:r w:rsidR="001E0CC4">
        <w:t xml:space="preserve">likely to be in Class 1, </w:t>
      </w:r>
      <w:r w:rsidR="00B1164C">
        <w:t>and less</w:t>
      </w:r>
      <w:r w:rsidR="001E0CC4">
        <w:t xml:space="preserve"> likely to be in Class 3. </w:t>
      </w:r>
      <w:r w:rsidR="00E252BA">
        <w:t>10 subjects indicated they had never quit smoking, and none were in Class 1.</w:t>
      </w:r>
    </w:p>
    <w:p w14:paraId="498FFC18" w14:textId="77777777" w:rsidR="008F4EA9" w:rsidRDefault="008F4EA9" w:rsidP="003A7AA3"/>
    <w:p w14:paraId="43C3BE9C" w14:textId="7770CF80" w:rsidR="00412037" w:rsidRDefault="00B42899" w:rsidP="003A7AA3">
      <w:r>
        <w:t>Intuitively</w:t>
      </w:r>
      <w:r w:rsidR="00247FD3">
        <w:t xml:space="preserve">, </w:t>
      </w:r>
      <w:r w:rsidR="00AC28D4">
        <w:t>those in Class 1 – the group which reduced its smoking the most –</w:t>
      </w:r>
      <w:r>
        <w:t>were</w:t>
      </w:r>
      <w:r w:rsidR="00AC28D4">
        <w:t xml:space="preserve"> more likely to have been assigned to the</w:t>
      </w:r>
      <w:r>
        <w:t xml:space="preserve"> active</w:t>
      </w:r>
      <w:r w:rsidR="00AC28D4">
        <w:t xml:space="preserve"> NRT condition, while those in Class 3 were more likely to have received </w:t>
      </w:r>
      <w:r>
        <w:t>placebo</w:t>
      </w:r>
      <w:r w:rsidR="00AC28D4">
        <w:t xml:space="preserve"> </w:t>
      </w:r>
      <w:r>
        <w:t>treatment</w:t>
      </w:r>
      <w:r w:rsidR="00AC28D4">
        <w:t xml:space="preserve">. </w:t>
      </w:r>
      <w:r w:rsidR="004400B8">
        <w:t>Finally, a</w:t>
      </w:r>
      <w:r w:rsidR="00895B74">
        <w:t>lthough it represents the largest group of smokers,</w:t>
      </w:r>
      <w:r w:rsidR="00F816A2">
        <w:t xml:space="preserve"> the model predicting membership to Class 2 showed low overall performance, and therefore features tended toward 0. </w:t>
      </w:r>
      <w:r w:rsidR="004863F5">
        <w:t xml:space="preserve"> </w:t>
      </w:r>
    </w:p>
    <w:p w14:paraId="7CDDC92A" w14:textId="77777777" w:rsidR="004075C9" w:rsidRPr="00A57F09" w:rsidRDefault="004075C9" w:rsidP="003A7AA3">
      <w:pPr>
        <w:rPr>
          <w:ins w:id="37" w:author="Anthony Barrows" w:date="2022-12-19T13:02:00Z"/>
        </w:rPr>
      </w:pPr>
    </w:p>
    <w:p w14:paraId="15625123" w14:textId="007D1681" w:rsidR="00BD2A5A" w:rsidRDefault="00BD2A5A" w:rsidP="00BD2A5A"/>
    <w:p w14:paraId="59D4FC13" w14:textId="5AD73AFF" w:rsidR="00A57F09" w:rsidRDefault="00A57F09" w:rsidP="00BD2A5A"/>
    <w:p w14:paraId="0DFF22A1" w14:textId="0FE033BD" w:rsidR="00A57F09" w:rsidRDefault="00A57F09" w:rsidP="00BD2A5A"/>
    <w:p w14:paraId="272D8472" w14:textId="183ED864" w:rsidR="00A57F09" w:rsidRDefault="00A57F09" w:rsidP="00BD2A5A"/>
    <w:p w14:paraId="3E00390A" w14:textId="2998FDC4" w:rsidR="00A57F09" w:rsidRDefault="00A57F09" w:rsidP="00BD2A5A"/>
    <w:p w14:paraId="10594ECB" w14:textId="634BDBC0" w:rsidR="00A57F09" w:rsidRDefault="00A57F09" w:rsidP="00BD2A5A"/>
    <w:p w14:paraId="703A4BA9" w14:textId="40A802FA" w:rsidR="003A7AA3" w:rsidRDefault="003A7AA3" w:rsidP="00BD2A5A"/>
    <w:p w14:paraId="08870F89" w14:textId="77777777" w:rsidR="003A7AA3" w:rsidRDefault="003A7AA3" w:rsidP="00BD2A5A"/>
    <w:p w14:paraId="2D56E162" w14:textId="77777777" w:rsidR="006A1077" w:rsidRDefault="006A1077" w:rsidP="00525FD5"/>
    <w:p w14:paraId="3AD1B1AF" w14:textId="41D461AD" w:rsidR="00525FD5" w:rsidRDefault="00525FD5" w:rsidP="00525FD5">
      <w:pPr>
        <w:pStyle w:val="Heading2"/>
      </w:pPr>
      <w:r>
        <w:t xml:space="preserve">Predicting </w:t>
      </w:r>
      <w:ins w:id="38" w:author="Anthony Barrows" w:date="2022-12-19T13:11:00Z">
        <w:r w:rsidR="003A7AA3">
          <w:t>1-year CO</w:t>
        </w:r>
      </w:ins>
      <w:r w:rsidR="00B56FD5">
        <w:t xml:space="preserve"> using latent class</w:t>
      </w:r>
    </w:p>
    <w:p w14:paraId="2E0C2AE3" w14:textId="77777777" w:rsidR="00CD7834" w:rsidRDefault="00CD7834" w:rsidP="00730AB2"/>
    <w:p w14:paraId="30E8D517" w14:textId="67A16EEF" w:rsidR="00730AB2" w:rsidRPr="00E8053E" w:rsidRDefault="00012912" w:rsidP="00487930">
      <w:r w:rsidRPr="00E8053E">
        <w:t xml:space="preserve">Of the 1783 participants assigned to latent classes, 911 had CO values at the 1-year follow-up point (6 months following the conclusion of the trial). Using a quit threshold of CO &lt;= 11ppm, 261 (28.6%) had quit smoking at this point. More specifically, 66.9% (n = 95) of subjects in Class 1 had quit, 24.3% (n = 120) in Class 2, and 16.7% (n = 46) in Class 3. </w:t>
      </w:r>
    </w:p>
    <w:p w14:paraId="3729B0D9" w14:textId="55724F7F" w:rsidR="00487930" w:rsidRPr="003A7AA3" w:rsidRDefault="00487930" w:rsidP="00487930">
      <w:pPr>
        <w:ind w:firstLine="720"/>
      </w:pPr>
    </w:p>
    <w:p w14:paraId="02586F91" w14:textId="63661B2F" w:rsidR="00487930" w:rsidRPr="000D4380" w:rsidRDefault="00487930" w:rsidP="00730AB2">
      <w:r w:rsidRPr="000D4380">
        <w:t xml:space="preserve">An elastic net linear regression model was used to predict 1-year CO values using baseline characteristics alone, achieving </w:t>
      </w:r>
      <w:r w:rsidR="00185249" w:rsidRPr="000D4380">
        <w:t xml:space="preserve">an average cross-validated </w:t>
      </w:r>
      <w:r w:rsidRPr="000D4380">
        <w:t xml:space="preserve">(mean [SE]) </w:t>
      </w:r>
      <w:r w:rsidR="00185249" w:rsidRPr="000D4380">
        <w:t>R</w:t>
      </w:r>
      <w:r w:rsidR="00185249" w:rsidRPr="000D4380">
        <w:rPr>
          <w:vertAlign w:val="superscript"/>
        </w:rPr>
        <w:t>2</w:t>
      </w:r>
      <w:r w:rsidR="00185249" w:rsidRPr="000D4380">
        <w:t xml:space="preserve"> = 0.</w:t>
      </w:r>
      <w:r w:rsidR="00026A10" w:rsidRPr="000D4380">
        <w:t>207</w:t>
      </w:r>
      <w:r w:rsidR="00185249" w:rsidRPr="000D4380">
        <w:t xml:space="preserve"> [0.0</w:t>
      </w:r>
      <w:r w:rsidR="00026A10" w:rsidRPr="000D4380">
        <w:t>05</w:t>
      </w:r>
      <w:r w:rsidR="00185249" w:rsidRPr="000D4380">
        <w:t>], with R</w:t>
      </w:r>
      <w:r w:rsidR="00185249" w:rsidRPr="000D4380">
        <w:rPr>
          <w:vertAlign w:val="superscript"/>
        </w:rPr>
        <w:t>2</w:t>
      </w:r>
      <w:r w:rsidR="00185249" w:rsidRPr="000D4380">
        <w:t xml:space="preserve"> = 0.</w:t>
      </w:r>
      <w:r w:rsidR="00AD71BD" w:rsidRPr="000D4380">
        <w:t>1</w:t>
      </w:r>
      <w:r w:rsidR="003E2E56" w:rsidRPr="000D4380">
        <w:t>62</w:t>
      </w:r>
      <w:r w:rsidR="00185249" w:rsidRPr="000D4380">
        <w:t xml:space="preserve"> on the testing set. Adding latent class as a predictor improved average cross-validated prediction performance by</w:t>
      </w:r>
      <w:r w:rsidR="000214B5" w:rsidRPr="000D4380">
        <w:t xml:space="preserve"> an average of</w:t>
      </w:r>
      <w:r w:rsidR="00185249" w:rsidRPr="000D4380">
        <w:t xml:space="preserve"> </w:t>
      </w:r>
      <w:r w:rsidR="000214B5" w:rsidRPr="000D4380">
        <w:t>6.3</w:t>
      </w:r>
      <w:r w:rsidR="00185249" w:rsidRPr="000D4380">
        <w:t>% (CV R</w:t>
      </w:r>
      <w:r w:rsidR="00185249" w:rsidRPr="000D4380">
        <w:rPr>
          <w:vertAlign w:val="superscript"/>
        </w:rPr>
        <w:t>2</w:t>
      </w:r>
      <w:r w:rsidR="00185249" w:rsidRPr="000D4380">
        <w:t xml:space="preserve"> = 0.</w:t>
      </w:r>
      <w:ins w:id="39" w:author="Anthony Barrows" w:date="2022-12-19T13:12:00Z">
        <w:r w:rsidR="00107CAD" w:rsidRPr="000D4380">
          <w:t>2</w:t>
        </w:r>
      </w:ins>
      <w:r w:rsidR="003E2E56" w:rsidRPr="000D4380">
        <w:t>70</w:t>
      </w:r>
      <w:r w:rsidR="00185249" w:rsidRPr="000D4380">
        <w:t xml:space="preserve"> [0.0</w:t>
      </w:r>
      <w:r w:rsidR="003E2E56" w:rsidRPr="000D4380">
        <w:t>03</w:t>
      </w:r>
      <w:r w:rsidR="00185249" w:rsidRPr="000D4380">
        <w:t>], test R</w:t>
      </w:r>
      <w:r w:rsidR="00185249" w:rsidRPr="000D4380">
        <w:rPr>
          <w:vertAlign w:val="superscript"/>
        </w:rPr>
        <w:t>2</w:t>
      </w:r>
      <w:r w:rsidR="00185249" w:rsidRPr="000D4380">
        <w:t xml:space="preserve"> = 0.</w:t>
      </w:r>
      <w:r w:rsidR="003E2E56" w:rsidRPr="000D4380">
        <w:t>238</w:t>
      </w:r>
      <w:r w:rsidR="00185249" w:rsidRPr="000D4380">
        <w:t>)</w:t>
      </w:r>
      <w:r w:rsidR="00AD71BD" w:rsidRPr="000D4380">
        <w:t xml:space="preserve">. Each showed greater performance than predicting 1-year CO values from predictors while limiting subjects to those within each class respectively. </w:t>
      </w:r>
      <w:r w:rsidR="00107CAD" w:rsidRPr="000D4380">
        <w:t xml:space="preserve">These results, plus predictions limited to subjects assigned to each latent class are seen in Table </w:t>
      </w:r>
      <w:r w:rsidR="00E252BA" w:rsidRPr="000D4380">
        <w:t>4</w:t>
      </w:r>
      <w:ins w:id="40" w:author="Anthony Barrows" w:date="2022-12-19T13:13:00Z">
        <w:r w:rsidR="00107CAD" w:rsidRPr="000D4380">
          <w:t>.</w:t>
        </w:r>
      </w:ins>
    </w:p>
    <w:p w14:paraId="63D0610E" w14:textId="4C284069" w:rsidR="00494C21" w:rsidRPr="001B1912" w:rsidRDefault="00494C21" w:rsidP="00730AB2">
      <w:pPr>
        <w:rPr>
          <w:highlight w:val="yellow"/>
        </w:rPr>
      </w:pPr>
    </w:p>
    <w:p w14:paraId="6D325796" w14:textId="05BBE7CF" w:rsidR="009D65BC" w:rsidRDefault="00A56CFD" w:rsidP="00730AB2">
      <w:r w:rsidRPr="00FA177A">
        <w:t>Using the initial 20% testing data set to make predictions of 1-year follow-up CO values, subjects whose predicted values were &gt; 11ppm were labelled smokers, and those with values equal to or below 11ppm non-smokers. This was also done with the actual 1-year CO values to assess the linear model’s ability to predict those who quit smoking. 1</w:t>
      </w:r>
      <w:ins w:id="41" w:author="Anthony Barrows" w:date="2022-12-19T13:15:00Z">
        <w:r w:rsidR="00394E55">
          <w:t>50</w:t>
        </w:r>
      </w:ins>
      <w:r w:rsidRPr="00FA177A">
        <w:t>/18</w:t>
      </w:r>
      <w:ins w:id="42" w:author="Anthony Barrows" w:date="2022-12-19T13:15:00Z">
        <w:r w:rsidR="00394E55">
          <w:t>7</w:t>
        </w:r>
      </w:ins>
      <w:r w:rsidRPr="00FA177A">
        <w:t xml:space="preserve"> (</w:t>
      </w:r>
      <w:ins w:id="43" w:author="Anthony Barrows" w:date="2022-12-19T13:15:00Z">
        <w:r w:rsidR="00394E55">
          <w:t>80</w:t>
        </w:r>
      </w:ins>
      <w:r w:rsidRPr="00394E55">
        <w:rPr>
          <w:rPrChange w:id="44" w:author="Anthony Barrows" w:date="2022-12-19T13:15:00Z">
            <w:rPr>
              <w:highlight w:val="yellow"/>
            </w:rPr>
          </w:rPrChange>
        </w:rPr>
        <w:t>.2%) of participants were accurately identified according to whether they quit smoking (see Figure 4).</w:t>
      </w:r>
      <w:r>
        <w:t xml:space="preserve"> </w:t>
      </w:r>
      <w:r w:rsidR="00394E55">
        <w:t xml:space="preserve">Specifically, </w:t>
      </w:r>
      <w:r w:rsidR="001402E7">
        <w:t>62.9</w:t>
      </w:r>
      <w:r w:rsidR="00394E55">
        <w:t xml:space="preserve">% of subjects in Class 1 were predicted to have CO values &lt;11ppm, </w:t>
      </w:r>
      <w:r w:rsidR="001402E7">
        <w:t>2.9</w:t>
      </w:r>
      <w:r w:rsidR="00394E55">
        <w:t xml:space="preserve">% in Class 2, and </w:t>
      </w:r>
      <w:r w:rsidR="001402E7">
        <w:t xml:space="preserve">6.0% in Class 3. </w:t>
      </w:r>
      <w:r w:rsidR="00D322D1">
        <w:t>Classification accuracy counts by latent class</w:t>
      </w:r>
      <w:r w:rsidR="00E252BA">
        <w:t xml:space="preserve"> on unseen data</w:t>
      </w:r>
      <w:r w:rsidR="00D322D1">
        <w:t xml:space="preserve"> are presented in Table </w:t>
      </w:r>
      <w:r w:rsidR="00E252BA">
        <w:t>5</w:t>
      </w:r>
      <w:r w:rsidR="00D322D1">
        <w:t>.</w:t>
      </w:r>
    </w:p>
    <w:p w14:paraId="14B8A57A" w14:textId="50661AD8" w:rsidR="00F45877" w:rsidRDefault="00F45877" w:rsidP="00730AB2"/>
    <w:p w14:paraId="08D17778" w14:textId="0F2176E8" w:rsidR="009D65BC" w:rsidRDefault="00BF4D8B" w:rsidP="00730AB2">
      <w:r>
        <w:t xml:space="preserve">Beta values from each cross-validation fold were averaged to assess feature importance for each </w:t>
      </w:r>
      <w:r w:rsidR="007457AB">
        <w:t>regression model</w:t>
      </w:r>
      <w:r w:rsidR="004E2658">
        <w:t xml:space="preserve">. These values are presented in Figure 6. </w:t>
      </w:r>
      <w:r w:rsidR="005210A8">
        <w:t xml:space="preserve">The model using all baseline predictors and assigned latent class </w:t>
      </w:r>
      <w:r w:rsidR="00F9409D">
        <w:t xml:space="preserve">offers the strongest correlation with follow-up CO values. More specifically, </w:t>
      </w:r>
      <w:r w:rsidR="00107FB5">
        <w:t xml:space="preserve">assignment to </w:t>
      </w:r>
      <w:r w:rsidR="00F9409D">
        <w:t xml:space="preserve">Class 2 </w:t>
      </w:r>
      <w:r w:rsidR="00107FB5">
        <w:t>or Class</w:t>
      </w:r>
      <w:r w:rsidR="00F9409D">
        <w:t xml:space="preserve"> 3 </w:t>
      </w:r>
      <w:r w:rsidR="00107FB5">
        <w:t>is the strongest predictor</w:t>
      </w:r>
      <w:r w:rsidR="00F9409D">
        <w:t xml:space="preserve"> </w:t>
      </w:r>
      <w:r w:rsidR="00107FB5">
        <w:t>of a high CO value</w:t>
      </w:r>
      <w:r w:rsidR="00BE0B64">
        <w:t xml:space="preserve"> relative to Class 1</w:t>
      </w:r>
      <w:r w:rsidR="00107FB5">
        <w:t xml:space="preserve">, as is having a high </w:t>
      </w:r>
      <w:r w:rsidR="00AF0E04">
        <w:t>baseline CO value, and having quit more than 10 times before the trial. Within this model, a site effect presents</w:t>
      </w:r>
      <w:r w:rsidR="00C12E41">
        <w:t xml:space="preserve"> compared to the USA</w:t>
      </w:r>
      <w:r w:rsidR="00616007">
        <w:t>, with German and Danish sites predicting lower follow-up CO values</w:t>
      </w:r>
      <w:r w:rsidR="00C12E41">
        <w:t xml:space="preserve"> and Switzerland slightly higher.</w:t>
      </w:r>
    </w:p>
    <w:p w14:paraId="5E85F708" w14:textId="4A4116D5" w:rsidR="00AD71BD" w:rsidRDefault="00AD71BD" w:rsidP="00730AB2"/>
    <w:p w14:paraId="3E15D2F4" w14:textId="77777777" w:rsidR="003A7AA3" w:rsidRDefault="003A7AA3" w:rsidP="00730AB2"/>
    <w:p w14:paraId="46B69894" w14:textId="5D0FD3F5" w:rsidR="00340884" w:rsidRDefault="00340884" w:rsidP="00730AB2">
      <w:pPr>
        <w:pStyle w:val="Heading1"/>
      </w:pPr>
      <w:r>
        <w:t>DISCUSSION</w:t>
      </w:r>
    </w:p>
    <w:p w14:paraId="43434448" w14:textId="7115A329" w:rsidR="001576F3" w:rsidRDefault="001576F3" w:rsidP="001576F3"/>
    <w:p w14:paraId="0E0E248A" w14:textId="22B07A6B" w:rsidR="006D4056" w:rsidRDefault="00E252BA" w:rsidP="00875A2B">
      <w:r>
        <w:t xml:space="preserve">The present study examined </w:t>
      </w:r>
      <w:r w:rsidR="0083374D">
        <w:t xml:space="preserve">smoking patterns in </w:t>
      </w:r>
      <w:r w:rsidR="00D179B1">
        <w:t xml:space="preserve">a secondary analysis of </w:t>
      </w:r>
      <w:r w:rsidR="0083374D">
        <w:t xml:space="preserve">five </w:t>
      </w:r>
      <w:r w:rsidR="00D179B1">
        <w:t>NRT trials and found three distinct repeated</w:t>
      </w:r>
      <w:r w:rsidR="004857F0">
        <w:t xml:space="preserve"> </w:t>
      </w:r>
      <w:r w:rsidR="00D179B1">
        <w:t xml:space="preserve">measures smoking trajectories. </w:t>
      </w:r>
      <w:r w:rsidR="00C80732">
        <w:t xml:space="preserve">Specifically, some </w:t>
      </w:r>
      <w:r w:rsidR="007709BF" w:rsidRPr="00DA4FA7">
        <w:t>smokers initially reduced and nearly eliminated their smoking</w:t>
      </w:r>
      <w:r w:rsidR="00A61DEE" w:rsidRPr="00DA4FA7">
        <w:t xml:space="preserve"> (Class 1)</w:t>
      </w:r>
      <w:r w:rsidR="007709BF" w:rsidRPr="00DA4FA7">
        <w:t xml:space="preserve">, </w:t>
      </w:r>
      <w:r w:rsidR="00C80732" w:rsidRPr="00DA4FA7">
        <w:t xml:space="preserve">some </w:t>
      </w:r>
      <w:r w:rsidR="007709BF" w:rsidRPr="00DA4FA7">
        <w:t>reduced by approximately half and remained at that level throughout the trial</w:t>
      </w:r>
      <w:r w:rsidR="00A61DEE" w:rsidRPr="00DA4FA7">
        <w:t xml:space="preserve"> (Class 2)</w:t>
      </w:r>
      <w:r w:rsidR="007709BF" w:rsidRPr="00DA4FA7">
        <w:t>, and</w:t>
      </w:r>
      <w:r w:rsidR="00A61DEE" w:rsidRPr="00DA4FA7">
        <w:t xml:space="preserve"> </w:t>
      </w:r>
      <w:r w:rsidR="00C80732" w:rsidRPr="00DA4FA7">
        <w:t>others</w:t>
      </w:r>
      <w:r w:rsidR="007709BF" w:rsidRPr="00DA4FA7">
        <w:t xml:space="preserve"> reduced initially but reverted to cigarette use near their baseline levels</w:t>
      </w:r>
      <w:r w:rsidR="00A61DEE" w:rsidRPr="00DA4FA7">
        <w:t xml:space="preserve"> (Class 3)</w:t>
      </w:r>
      <w:r w:rsidR="007709BF" w:rsidRPr="00DA4FA7">
        <w:t xml:space="preserve">. </w:t>
      </w:r>
      <w:r w:rsidR="00C80732" w:rsidRPr="00DA4FA7">
        <w:t>Regularized p</w:t>
      </w:r>
      <w:r w:rsidR="00A61DEE" w:rsidRPr="00DA4FA7">
        <w:t>redictive modelling showed relatively strong positive associations between Class 1</w:t>
      </w:r>
      <w:r w:rsidR="00C80732" w:rsidRPr="00DA4FA7">
        <w:t xml:space="preserve"> and affective disorders</w:t>
      </w:r>
      <w:r w:rsidR="00DA4FA7" w:rsidRPr="00DA4FA7">
        <w:t xml:space="preserve">, nicotine </w:t>
      </w:r>
      <w:r w:rsidR="00DA4FA7" w:rsidRPr="00DA4FA7">
        <w:lastRenderedPageBreak/>
        <w:t xml:space="preserve">dependence, and those whose previous periods of smoking cessation were shorter than one week. </w:t>
      </w:r>
      <w:r w:rsidR="00350B1A" w:rsidRPr="00DA4FA7">
        <w:t xml:space="preserve"> </w:t>
      </w:r>
    </w:p>
    <w:p w14:paraId="2D9387A9" w14:textId="77777777" w:rsidR="00C43169" w:rsidRDefault="00C43169" w:rsidP="00340884"/>
    <w:p w14:paraId="10BC71F4" w14:textId="53254579" w:rsidR="00340884" w:rsidRDefault="00C43169" w:rsidP="00340884">
      <w:r>
        <w:t xml:space="preserve">Regularized regression models </w:t>
      </w:r>
      <w:r w:rsidR="009A5DD1" w:rsidRPr="00C43169">
        <w:t xml:space="preserve">predicting CO values 6 months after the trial’s conclusion showed stronger performance </w:t>
      </w:r>
      <w:r w:rsidR="0096556C" w:rsidRPr="00C43169">
        <w:t>with access to latent class as opposed to baseline characteristics alone, suggesting smoking trajectories may have implications for predicting smoking cessation. Those in Class 1 have lower 1-year CO values, while those in Class</w:t>
      </w:r>
      <w:r w:rsidR="00B22082" w:rsidRPr="00C43169">
        <w:t>es 2 and</w:t>
      </w:r>
      <w:r w:rsidR="0096556C" w:rsidRPr="00C43169">
        <w:t xml:space="preserve"> 3 </w:t>
      </w:r>
      <w:r w:rsidR="006D0048">
        <w:t>tended to have higher follow-up readings.</w:t>
      </w:r>
    </w:p>
    <w:p w14:paraId="57E70A06" w14:textId="55786491" w:rsidR="00C14777" w:rsidRDefault="00C14777" w:rsidP="00340884"/>
    <w:p w14:paraId="15DBCBC0" w14:textId="1B76444B" w:rsidR="007E5B69" w:rsidRDefault="00C14777" w:rsidP="00340884">
      <w:r>
        <w:t xml:space="preserve">Most importantly, </w:t>
      </w:r>
      <w:r w:rsidR="000F6BEB">
        <w:t xml:space="preserve">despite random assignment to active or placebo NRT and </w:t>
      </w:r>
      <w:r w:rsidR="007E7F94">
        <w:t xml:space="preserve">consistent instructions to reduce smoking, cigarette use trajectories are </w:t>
      </w:r>
      <w:r w:rsidR="009E7849">
        <w:t>not homogenous</w:t>
      </w:r>
      <w:r w:rsidR="008821B4">
        <w:t>.</w:t>
      </w:r>
      <w:r w:rsidR="00B14024">
        <w:t xml:space="preserve"> As expected, those who</w:t>
      </w:r>
      <w:r w:rsidR="00D2229E">
        <w:t xml:space="preserve"> failed to reduce their smoking during the trial or who only cut out a small number of cigarettes were less likely to have quit smoking following the trial. </w:t>
      </w:r>
      <w:r w:rsidR="00586C77">
        <w:t xml:space="preserve">Although reduction and cessation patterns aligned with treatment assignment, </w:t>
      </w:r>
      <w:r w:rsidR="00B71176">
        <w:t xml:space="preserve">baseline reports of anxiety and depression </w:t>
      </w:r>
      <w:r w:rsidR="009A2ECF">
        <w:t>were similarly important</w:t>
      </w:r>
      <w:r w:rsidR="00933E9B">
        <w:t xml:space="preserve">. </w:t>
      </w:r>
      <w:r w:rsidR="00CE4F63" w:rsidRPr="00D31B5E">
        <w:t xml:space="preserve">Smoking trajectories were substantially more predictive of follow-up CO than </w:t>
      </w:r>
      <w:r w:rsidR="00A23AB0" w:rsidRPr="00D31B5E">
        <w:t>assignment to either condition.</w:t>
      </w:r>
    </w:p>
    <w:p w14:paraId="08147223" w14:textId="77777777" w:rsidR="007E5B69" w:rsidRDefault="007E5B69" w:rsidP="00340884"/>
    <w:p w14:paraId="06B6E718" w14:textId="1D02B87F" w:rsidR="00C14777" w:rsidRPr="00340884" w:rsidRDefault="00643A73" w:rsidP="00340884">
      <w:r>
        <w:t xml:space="preserve">These results </w:t>
      </w:r>
      <w:r w:rsidR="00961771">
        <w:t>align with a previous LCA</w:t>
      </w:r>
      <w:r>
        <w:t xml:space="preserve"> </w:t>
      </w:r>
      <w:r>
        <w:fldChar w:fldCharType="begin"/>
      </w:r>
      <w:r w:rsidR="00961771">
        <w:instrText xml:space="preserve"> ADDIN ZOTERO_ITEM CSL_CITATION {"citationID":"0J2OuTzI","properties":{"formattedCitation":"(19)","plainCitation":"(19)","noteIndex":0},"citationItems":[{"id":110,"uris":["http://zotero.org/users/10331382/items/6D6YUF67"],"itemData":{"id":110,"type":"article-journal","container-title":"Health Psychology","DOI":"10.1037/hea0000561","ISSN":"1930-7810, 0278-6133","issue":"2","journalAbbreviation":"Health Psychology","language":"en","page":"179-187","source":"DOI.org (Crossref)","title":"Identification of three different types of smokers who are not motivated to quit: Results from a latent class analysis.","title-short":"Identification of three different types of smokers who are not motivated to quit","volume":"37","author":[{"family":"Borrelli","given":"Belinda"},{"family":"Gaynor","given":"Sheila"},{"family":"Tooley","given":"Erin"},{"family":"Armitage","given":"Christopher J."},{"family":"Wearden","given":"Alison"},{"family":"Bartlett","given":"Yvonne Kiera"}],"issued":{"date-parts":[["2018",2]]},"citation-key":"borrelliIdentificationThreeDifferent2018"}}],"schema":"https://github.com/citation-style-language/schema/raw/master/csl-citation.json"} </w:instrText>
      </w:r>
      <w:r>
        <w:fldChar w:fldCharType="separate"/>
      </w:r>
      <w:r w:rsidR="00961771">
        <w:rPr>
          <w:noProof/>
        </w:rPr>
        <w:t>(19)</w:t>
      </w:r>
      <w:r>
        <w:fldChar w:fldCharType="end"/>
      </w:r>
      <w:r w:rsidR="00A23AB0">
        <w:t xml:space="preserve"> </w:t>
      </w:r>
      <w:r w:rsidR="00961771">
        <w:t xml:space="preserve">which concluded that smokers who are not looking to </w:t>
      </w:r>
      <w:r w:rsidR="00157CB4">
        <w:t>quit are not homogenous</w:t>
      </w:r>
      <w:r w:rsidR="00742B44">
        <w:t xml:space="preserve">. </w:t>
      </w:r>
      <w:r w:rsidR="001C04F5">
        <w:t xml:space="preserve">In the present study, </w:t>
      </w:r>
      <w:r w:rsidR="001D1860">
        <w:t xml:space="preserve">the group most likely to have a low follow-up CO was Class 1, who reduced their smoking </w:t>
      </w:r>
      <w:r w:rsidR="004064B0">
        <w:t xml:space="preserve">substantially by trial week 2, and continued to reduce throughout the trial’s duration. </w:t>
      </w:r>
      <w:r w:rsidR="00D236A5">
        <w:t xml:space="preserve">Participants who </w:t>
      </w:r>
      <w:r w:rsidR="00E32EFF">
        <w:t xml:space="preserve">had </w:t>
      </w:r>
      <w:r w:rsidR="00D236A5">
        <w:t>quit before</w:t>
      </w:r>
      <w:r w:rsidR="00E32EFF">
        <w:t xml:space="preserve"> </w:t>
      </w:r>
      <w:r w:rsidR="00A73035">
        <w:t xml:space="preserve">as well as those reporting anxiety and depression were </w:t>
      </w:r>
      <w:r w:rsidR="00E32EFF">
        <w:t>less</w:t>
      </w:r>
      <w:r w:rsidR="00A73035">
        <w:t xml:space="preserve"> likely to </w:t>
      </w:r>
      <w:r w:rsidR="00517699">
        <w:t xml:space="preserve">follow this trajectory, </w:t>
      </w:r>
      <w:r w:rsidR="000A5442">
        <w:t xml:space="preserve">consistent with known </w:t>
      </w:r>
      <w:r w:rsidR="00BA26A0">
        <w:t xml:space="preserve">overrepresentation of those with affective disorders among smokers </w:t>
      </w:r>
      <w:r w:rsidR="00A814BA">
        <w:fldChar w:fldCharType="begin"/>
      </w:r>
      <w:r w:rsidR="00A814BA">
        <w:instrText xml:space="preserve"> ADDIN ZOTERO_ITEM CSL_CITATION {"citationID":"BUTtGZLG","properties":{"formattedCitation":"(32,33)","plainCitation":"(32,33)","noteIndex":0},"citationItems":[{"id":112,"uris":["http://zotero.org/users/10331382/items/8GIHE9HE"],"itemData":{"id":112,"type":"article-journal","container-title":"JAMA","DOI":"10.1001/jama.284.20.2606","ISSN":"0098-7484","issue":"20","journalAbbreviation":"JAMA","language":"en","page":"2606","source":"DOI.org (Crossref)","title":"Smoking and Mental Illness: A Population-Based Prevalence Study","title-short":"Smoking and Mental Illness","volume":"284","author":[{"family":"Lasser","given":"Karen"},{"family":"Boyd","given":"J. Wesley"},{"family":"Woolhandler","given":"Steffie"},{"family":"Himmelstein","given":"David U."},{"family":"McCormick","given":"Danny"},{"family":"Bor","given":"David H."}],"issued":{"date-parts":[["2000",11,22]]},"citation-key":"lasserSmokingMentalIllness2000"}},{"id":111,"uris":["http://zotero.org/users/10331382/items/DVM378IK"],"itemData":{"id":111,"type":"article-journal","container-title":"BMJ","DOI":"10.1136/bmj.h4065","ISSN":"1756-1833","language":"en","page":"h4065","source":"DOI.org (Crossref)","title":"Smoking cessation and reduction in people with chronic mental illness","author":[{"family":"Tidey","given":"Jennifer W"},{"family":"Miller","given":"Mollie E"}],"issued":{"date-parts":[["2015",9,21]]},"citation-key":"tideySmokingCessationReduction2015"}}],"schema":"https://github.com/citation-style-language/schema/raw/master/csl-citation.json"} </w:instrText>
      </w:r>
      <w:r w:rsidR="00A814BA">
        <w:fldChar w:fldCharType="separate"/>
      </w:r>
      <w:r w:rsidR="00A814BA">
        <w:rPr>
          <w:noProof/>
        </w:rPr>
        <w:t>(32,33)</w:t>
      </w:r>
      <w:r w:rsidR="00A814BA">
        <w:fldChar w:fldCharType="end"/>
      </w:r>
      <w:r w:rsidR="00A814BA">
        <w:t xml:space="preserve">. </w:t>
      </w:r>
      <w:r w:rsidR="005F2120">
        <w:t xml:space="preserve"> </w:t>
      </w:r>
    </w:p>
    <w:p w14:paraId="675739A4" w14:textId="08F049B8" w:rsidR="00340884" w:rsidRDefault="00340884" w:rsidP="00730AB2">
      <w:pPr>
        <w:pStyle w:val="Heading1"/>
      </w:pPr>
    </w:p>
    <w:p w14:paraId="0548C375" w14:textId="68476C23" w:rsidR="007902C6" w:rsidRDefault="007902C6" w:rsidP="007902C6">
      <w:pPr>
        <w:pStyle w:val="Heading2"/>
      </w:pPr>
      <w:commentRangeStart w:id="45"/>
      <w:r>
        <w:t>Limitations</w:t>
      </w:r>
      <w:commentRangeEnd w:id="45"/>
      <w:r w:rsidR="0064430E">
        <w:rPr>
          <w:rStyle w:val="CommentReference"/>
          <w:rFonts w:asciiTheme="minorHAnsi" w:eastAsiaTheme="minorHAnsi" w:hAnsiTheme="minorHAnsi" w:cstheme="minorBidi"/>
          <w:color w:val="auto"/>
        </w:rPr>
        <w:commentReference w:id="45"/>
      </w:r>
    </w:p>
    <w:p w14:paraId="170C6138" w14:textId="50FA6767" w:rsidR="00E961B0" w:rsidRDefault="00E961B0" w:rsidP="00E961B0"/>
    <w:p w14:paraId="40ACEAC5" w14:textId="26EBE450" w:rsidR="00A34CCB" w:rsidRPr="0017327B" w:rsidRDefault="00A34CCB" w:rsidP="00A34CCB">
      <w:pPr>
        <w:rPr>
          <w:color w:val="538135" w:themeColor="accent6" w:themeShade="BF"/>
        </w:rPr>
      </w:pPr>
      <w:r w:rsidRPr="002643A1">
        <w:rPr>
          <w:color w:val="538135" w:themeColor="accent6" w:themeShade="BF"/>
        </w:rPr>
        <w:t xml:space="preserve">There are a range of unmeasured variables that might confound the association in question, and we will have no way of measuring the impact of residual confounding. There are also a range of variables that we predict are important, but were not measured, or not measured consistently across the trials, i.e., ethnicity, education, intention to reduce. </w:t>
      </w:r>
    </w:p>
    <w:p w14:paraId="315DADE4" w14:textId="71E4C4A3" w:rsidR="00E961B0" w:rsidRDefault="00E961B0" w:rsidP="00E961B0"/>
    <w:p w14:paraId="7058A5FC" w14:textId="77777777" w:rsidR="00E961B0" w:rsidRPr="00E961B0" w:rsidRDefault="00E961B0" w:rsidP="00E961B0"/>
    <w:p w14:paraId="4FFB3F67" w14:textId="0E4D3704" w:rsidR="003778E1" w:rsidRPr="003778E1" w:rsidRDefault="003778E1" w:rsidP="003778E1">
      <w:pPr>
        <w:rPr>
          <w:color w:val="538135" w:themeColor="accent6" w:themeShade="BF"/>
        </w:rPr>
      </w:pPr>
      <w:r w:rsidRPr="003778E1">
        <w:rPr>
          <w:color w:val="538135" w:themeColor="accent6" w:themeShade="BF"/>
        </w:rPr>
        <w:t xml:space="preserve">Additionally, we are unable to measure short term changes in CPD that occurred temporarily between measurements, which could affect outcomes </w:t>
      </w:r>
      <w:r w:rsidRPr="003778E1">
        <w:rPr>
          <w:color w:val="538135" w:themeColor="accent6" w:themeShade="BF"/>
        </w:rPr>
        <w:fldChar w:fldCharType="begin"/>
      </w:r>
      <w:r w:rsidR="00A814BA">
        <w:rPr>
          <w:color w:val="538135" w:themeColor="accent6" w:themeShade="BF"/>
        </w:rPr>
        <w:instrText xml:space="preserve"> ADDIN ZOTERO_ITEM CSL_CITATION {"citationID":"HmPPwnhg","properties":{"formattedCitation":"(34)","plainCitation":"(34)","noteIndex":0},"citationItems":[{"id":82,"uris":["http://zotero.org/users/10331382/items/FBP69AIC"],"itemData":{"id":82,"type":"article-journal","abstract":"Abstract\n            \n              Introduction\n              Most prospective studies of quit attempts (QAs) or abstinence measure the ability of variables to predict quitting many weeks or months later. This design ignores more proximal fluctuations in the predictor that may be more relevant. The present secondary analysis compares 6-week (distal) and daily (proximal) changes in cigarettes per day (CPD) as predictors of making a QA.\n            \n            \n              Methods\n              Daily smokers reported CPD and QAs nightly throughout a 12-week natural history study. We provided no treatment. In the distal analysis, we tested whether reduction in CPD between baseline and 6 weeks predicted making a QA during the following 6 weeks. In the proximal analysis, we identified episodes of one or more days of ≥10% reduction in CPD and tested whether reduction predicted making a QA on the day immediately after the reduction episode. We tested the following predictors: (1) reduction in CPD of ≥10% (yes/no), (2) percent reduction, (3) absolute magnitude of reduction, and (4) CPD at the end of reduction.\n            \n            \n              Results\n              In the distal analysis, reduction did not predict making a QA. In the proximal analysis, any reduction (OR = 3.0), greater percent reduction (OR = 1.6), greater absolute reduction (OR = 1.3), and fewer CPD on the final day of an episode (OR = 11.8) predicted making a QA the next day (all p &amp;lt; .001).\n            \n            \n              Discussion\n              Relying on distal measurements to identify causes of a behavior may produce false-negative results. Increased use of technological advances will make assessments of the more valid proximal measurements more feasible.\n            \n            \n              Implications\n              This secondary analysis tested distal and proximal predictors of making a quit attempt among the same participants and found that distal tests did not, but proximal tests did predict quit attempts. Relying on distal measurements may result in false negatives.","container-title":"Nicotine &amp; Tobacco Research","DOI":"10.1093/ntr/nty110","ISSN":"1462-2203, 1469-994X","issue":"12","language":"en","page":"1727-1730","source":"DOI.org (Crossref)","title":"Distal Measurements Can Produce False Negative Results: A Prospective Secondary Analysis of a Natural History Study","title-short":"Distal Measurements Can Produce False Negative Results","volume":"21","author":[{"family":"Klemperer","given":"Elias M"},{"family":"Hughes","given":"John R"},{"family":"Naud","given":"Shelly"}],"issued":{"date-parts":[["2019",11,19]]},"citation-key":"klempererDistalMeasurementsCan2019"}}],"schema":"https://github.com/citation-style-language/schema/raw/master/csl-citation.json"} </w:instrText>
      </w:r>
      <w:r w:rsidRPr="003778E1">
        <w:rPr>
          <w:color w:val="538135" w:themeColor="accent6" w:themeShade="BF"/>
        </w:rPr>
        <w:fldChar w:fldCharType="separate"/>
      </w:r>
      <w:r w:rsidR="00A814BA">
        <w:rPr>
          <w:noProof/>
          <w:color w:val="538135" w:themeColor="accent6" w:themeShade="BF"/>
        </w:rPr>
        <w:t>(34)</w:t>
      </w:r>
      <w:r w:rsidRPr="003778E1">
        <w:rPr>
          <w:color w:val="538135" w:themeColor="accent6" w:themeShade="BF"/>
        </w:rPr>
        <w:fldChar w:fldCharType="end"/>
      </w:r>
      <w:r w:rsidRPr="003778E1">
        <w:rPr>
          <w:color w:val="538135" w:themeColor="accent6" w:themeShade="BF"/>
        </w:rPr>
        <w:t xml:space="preserve">. Latent classes </w:t>
      </w:r>
      <w:del w:id="46" w:author="Anthony Barrows" w:date="2022-12-09T11:19:00Z">
        <w:r w:rsidRPr="003778E1" w:rsidDel="003778E1">
          <w:rPr>
            <w:color w:val="538135" w:themeColor="accent6" w:themeShade="BF"/>
          </w:rPr>
          <w:delText>will be</w:delText>
        </w:r>
      </w:del>
      <w:ins w:id="47" w:author="Anthony Barrows" w:date="2022-12-09T11:19:00Z">
        <w:r>
          <w:rPr>
            <w:color w:val="538135" w:themeColor="accent6" w:themeShade="BF"/>
          </w:rPr>
          <w:t>were</w:t>
        </w:r>
      </w:ins>
      <w:r w:rsidRPr="003778E1">
        <w:rPr>
          <w:color w:val="538135" w:themeColor="accent6" w:themeShade="BF"/>
        </w:rPr>
        <w:t xml:space="preserve"> developed based on self-reported cigarettes per day (CPD). It is possible that participants inaccurately reported their CPD, however it is not possible to biochemically confirm CPD using the collected carbon monoxide readings (CO ppm). Although a person may reduce their CPD, they may also inhale their remaining cigarettes more deeply, which could mean that the CO reading does not decrease in-line with the reduction in CPD. Furthermore, CO has a half-life of around 4 hours meaning that the magnitude of the measurement is affected by the recency of smoking </w:t>
      </w:r>
      <w:r w:rsidRPr="003778E1">
        <w:rPr>
          <w:color w:val="538135" w:themeColor="accent6" w:themeShade="BF"/>
        </w:rPr>
        <w:fldChar w:fldCharType="begin"/>
      </w:r>
      <w:r w:rsidR="00A814BA">
        <w:rPr>
          <w:color w:val="538135" w:themeColor="accent6" w:themeShade="BF"/>
        </w:rPr>
        <w:instrText xml:space="preserve"> ADDIN ZOTERO_ITEM CSL_CITATION {"citationID":"6fxadAFM","properties":{"formattedCitation":"(35)","plainCitation":"(35)","noteIndex":0},"citationItems":[{"id":84,"uris":["http://zotero.org/users/10331382/items/BIVSZBJ8"],"itemData":{"id":84,"type":"article-journal","abstract":"Abstract\n            \n              Background\n              The changing prevalence and patterns of tobacco use, the advent of novel nicotine delivery devices, and the development of new biomarkers prompted an update of the 2002 Society for Research on Nicotine and Tobacco (SRNT) report on whether and how to apply biomarker verification for tobacco use and abstinence.\n            \n            \n              Methods\n              The SRNT Treatment Research Network convened a group of investigators with expertise in tobacco biomarkers to update the recommendations of the 2002 SNRT Biochemical Verification Report.\n            \n            \n              Results\n              Biochemical verification of tobacco use and abstinence increases scientific rigor and is recommended in clinical trials of smoking cessation, when feasible. Sources, appropriate biospecimens, cutpoints, time of detection windows and analytic methods for carbon monoxide, cotinine (including over the counter tests), total nicotine equivalents, minor tobacco alkaloids, and 4-(methylnitrosamino)-1-(3-pyridyl)-1-butanol are reviewed, as well as biochemical approaches to distinguishing cigarette smoking from use of electronic nicotine delivery devices (ENDS).\n            \n            \n              Conclusions\n              Recommendations are provided for whether and how to use biochemical verification of tobacco use and abstinence. Guidelines are provided on which biomarkers to use, which biospecimens to use, optimal cutpoints, time windows to detection, and methodology for biochemical verifications. Use of combinations of biomarkers is recommended for assessment of ENDS use.\n            \n            \n              Implications\n              Biochemical verification increases scientific rigor, but there are drawbacks that need to be assessed to determine whether the benefits of biochemical verification outweigh the costs, including the cost of the assays, the feasibility of sample collection, the ability to draw clear conclusions based on the duration of abstinence, and the variability of the assay within the study population. This paper provides updated recommendations from the 2002 SRNT report on whether and how to use biochemical markers in determining tobacco use and abstinence.","container-title":"Nicotine &amp; Tobacco Research","DOI":"10.1093/ntr/ntz132","ISSN":"1469-994X","issue":"7","language":"en","page":"1086-1097","source":"DOI.org (Crossref)","title":"Biochemical Verification of Tobacco Use and Abstinence: 2019 Update","title-short":"Biochemical Verification of Tobacco Use and Abstinence","volume":"22","author":[{"family":"Benowitz","given":"Neal L"},{"family":"Bernert","given":"John T"},{"family":"Foulds","given":"Jonathan"},{"family":"Hecht","given":"Stephen S"},{"family":"Jacob","given":"Peyton"},{"family":"Jarvis","given":"Martin J"},{"family":"Joseph","given":"Anne"},{"family":"Oncken","given":"Cheryl"},{"family":"Piper","given":"Megan E"}],"issued":{"date-parts":[["2020",6,12]]},"citation-key":"benowitzBiochemicalVerificationTobacco2020"}}],"schema":"https://github.com/citation-style-language/schema/raw/master/csl-citation.json"} </w:instrText>
      </w:r>
      <w:r w:rsidRPr="003778E1">
        <w:rPr>
          <w:color w:val="538135" w:themeColor="accent6" w:themeShade="BF"/>
        </w:rPr>
        <w:fldChar w:fldCharType="separate"/>
      </w:r>
      <w:r w:rsidR="00A814BA">
        <w:rPr>
          <w:noProof/>
          <w:color w:val="538135" w:themeColor="accent6" w:themeShade="BF"/>
        </w:rPr>
        <w:t>(35)</w:t>
      </w:r>
      <w:r w:rsidRPr="003778E1">
        <w:rPr>
          <w:color w:val="538135" w:themeColor="accent6" w:themeShade="BF"/>
        </w:rPr>
        <w:fldChar w:fldCharType="end"/>
      </w:r>
      <w:r w:rsidRPr="003778E1">
        <w:rPr>
          <w:color w:val="538135" w:themeColor="accent6" w:themeShade="BF"/>
        </w:rPr>
        <w:t xml:space="preserve">. Therefore, even if a person has reduced their daily CPD overall this would not be reflected in the CO measurement if they had smoked their remaining cigarettes just before the measure </w:t>
      </w:r>
      <w:r w:rsidRPr="003778E1">
        <w:rPr>
          <w:color w:val="538135" w:themeColor="accent6" w:themeShade="BF"/>
        </w:rPr>
        <w:lastRenderedPageBreak/>
        <w:t xml:space="preserve">was taken. However, our smoking cessation outcome will be biochemically verified (CO ppm ≤11) </w:t>
      </w:r>
      <w:r w:rsidRPr="003778E1">
        <w:rPr>
          <w:color w:val="538135" w:themeColor="accent6" w:themeShade="BF"/>
        </w:rPr>
        <w:fldChar w:fldCharType="begin"/>
      </w:r>
      <w:r w:rsidR="00A814BA">
        <w:rPr>
          <w:color w:val="538135" w:themeColor="accent6" w:themeShade="BF"/>
        </w:rPr>
        <w:instrText xml:space="preserve"> ADDIN ZOTERO_ITEM CSL_CITATION {"citationID":"YPxE2z3N","properties":{"formattedCitation":"(36)","plainCitation":"(36)","noteIndex":0},"citationItems":[{"id":80,"uris":["http://zotero.org/users/10331382/items/DF7BW3NL"],"itemData":{"id":80,"type":"article-journal","abstract":"Abstract\n            \n              Background\n              Changes in tobacco products, use patterns, and assessment technology in the last 15 years led the Society for Research on Nicotine and Tobacco (SRNT) Treatment Research Network to call for an update to the 2003 SRNT recommendations for assessing abstinence in clinical trials of smoking cessation interventions.\n            \n            \n              Methods\n              The SRNT Treatment Research Network convened a group of investigators with decades of experience in conducting tobacco treatment clinical trials. To arrive at the updated recommendations, the authors reviewed the recommendations of the prior SRNT Workgroup as well as current literature. Ten additional experts in the field provided feedback on this paper and these recommendations.\n            \n            \n              Results\n              With respect to defining abstinence, the authors recommend: (1) continuing to use the definition of no use of combustible tobacco products (regardless of use of noncombustible tobacco products [e.g., snus] and alternative products [e.g., e-cigarettes]) and collecting additional data to permit alternate abstinence definitions; (2) no use of combustible or smokeless tobacco products; and (3) no use of combustible or smokeless tobacco products or alternative products, as appropriate for the research question being addressed. The authors also recommend reporting point prevalence and prolonged abstinence at multiple timepoints (end of treatment, ≥3 months after the end of treatment, and ≥6 months postquit or posttreatment initiation).\n            \n            \n              Conclusions\n              Defining abstinence requires specification of which products a user must abstain from using, the type of abstinence (i.e., point prevalence or continuous), and the duration of abstinence. These recommendations are intended to serve as guidelines for investigators as they collect the necessary data to accurately describe participants’ abstinence during smoking cessation clinical trials.\n            \n            \n              Implications\n              This paper provides updated recommendations for defining abstinence in the context of smoking cessation treatment clinical trials.","container-title":"Nicotine &amp; Tobacco Research","DOI":"10.1093/ntr/ntz110","ISSN":"1469-994X","issue":"7","language":"en","page":"1098-1106","source":"DOI.org (Crossref)","title":"Defining and Measuring Abstinence in Clinical Trials of Smoking Cessation Interventions: An Updated Review","title-short":"Defining and Measuring Abstinence in Clinical Trials of Smoking Cessation Interventions","volume":"22","author":[{"family":"Piper","given":"Megan E"},{"family":"Bullen","given":"Christopher"},{"family":"Krishnan-Sarin","given":"Suchitra"},{"family":"Rigotti","given":"Nancy A"},{"family":"Steinberg","given":"Marc L"},{"family":"Streck","given":"Joanna M"},{"family":"Joseph","given":"Anne M"}],"issued":{"date-parts":[["2020",6,12]]},"citation-key":"piperDefiningMeasuringAbstinence2020"}}],"schema":"https://github.com/citation-style-language/schema/raw/master/csl-citation.json"} </w:instrText>
      </w:r>
      <w:r w:rsidRPr="003778E1">
        <w:rPr>
          <w:color w:val="538135" w:themeColor="accent6" w:themeShade="BF"/>
        </w:rPr>
        <w:fldChar w:fldCharType="separate"/>
      </w:r>
      <w:r w:rsidR="00A814BA">
        <w:rPr>
          <w:noProof/>
          <w:color w:val="538135" w:themeColor="accent6" w:themeShade="BF"/>
        </w:rPr>
        <w:t>(36)</w:t>
      </w:r>
      <w:r w:rsidRPr="003778E1">
        <w:rPr>
          <w:color w:val="538135" w:themeColor="accent6" w:themeShade="BF"/>
        </w:rPr>
        <w:fldChar w:fldCharType="end"/>
      </w:r>
      <w:r w:rsidRPr="003778E1">
        <w:rPr>
          <w:color w:val="538135" w:themeColor="accent6" w:themeShade="BF"/>
        </w:rPr>
        <w:t xml:space="preserve">. </w:t>
      </w:r>
    </w:p>
    <w:p w14:paraId="312AAC1B" w14:textId="77777777" w:rsidR="007902C6" w:rsidRPr="007902C6" w:rsidRDefault="007902C6" w:rsidP="007902C6"/>
    <w:p w14:paraId="7AF639F4" w14:textId="355D9009" w:rsidR="00B01592" w:rsidRPr="00B01592" w:rsidRDefault="00B01592" w:rsidP="00B01592">
      <w:pPr>
        <w:rPr>
          <w:color w:val="538135" w:themeColor="accent6" w:themeShade="BF"/>
        </w:rPr>
      </w:pPr>
      <w:r w:rsidRPr="00B01592">
        <w:rPr>
          <w:color w:val="538135" w:themeColor="accent6" w:themeShade="BF"/>
        </w:rPr>
        <w:t>The McNeil trials recruited participants because they wanted to reduce but not stop smoking</w:t>
      </w:r>
      <w:r>
        <w:rPr>
          <w:color w:val="538135" w:themeColor="accent6" w:themeShade="BF"/>
        </w:rPr>
        <w:t xml:space="preserve"> </w:t>
      </w:r>
      <w:r w:rsidRPr="00B01592">
        <w:rPr>
          <w:color w:val="538135" w:themeColor="accent6" w:themeShade="BF"/>
        </w:rPr>
        <w:t>and had smoked for at least 3 years. Therefore, our analyses</w:t>
      </w:r>
      <w:r>
        <w:rPr>
          <w:color w:val="538135" w:themeColor="accent6" w:themeShade="BF"/>
        </w:rPr>
        <w:t xml:space="preserve"> </w:t>
      </w:r>
      <w:r>
        <w:t>may not generalize</w:t>
      </w:r>
      <w:r w:rsidRPr="00B01592">
        <w:rPr>
          <w:color w:val="538135" w:themeColor="accent6" w:themeShade="BF"/>
        </w:rPr>
        <w:t xml:space="preserve"> to participants who </w:t>
      </w:r>
      <w:r>
        <w:t>consciously seeking</w:t>
      </w:r>
      <w:r w:rsidRPr="00B01592">
        <w:t xml:space="preserve"> </w:t>
      </w:r>
      <w:r w:rsidRPr="00B01592">
        <w:rPr>
          <w:color w:val="538135" w:themeColor="accent6" w:themeShade="BF"/>
        </w:rPr>
        <w:t xml:space="preserve">to reduce smoking to quit, although many participants in these trials did quit smoking as a result of smoking reduction intervention. </w:t>
      </w:r>
    </w:p>
    <w:p w14:paraId="4ED6680D" w14:textId="12628E1F" w:rsidR="007902C6" w:rsidRDefault="007902C6" w:rsidP="007902C6"/>
    <w:p w14:paraId="69F2F51B" w14:textId="77777777" w:rsidR="007902C6" w:rsidRPr="007902C6" w:rsidRDefault="007902C6" w:rsidP="007902C6"/>
    <w:p w14:paraId="16F84316" w14:textId="2B66050C" w:rsidR="00340884" w:rsidRPr="00EC44A3" w:rsidRDefault="00EC44A3" w:rsidP="00EC44A3">
      <w:pPr>
        <w:pStyle w:val="Heading1"/>
      </w:pPr>
      <w:r>
        <w:t>CONCLUSIONS</w:t>
      </w:r>
    </w:p>
    <w:p w14:paraId="7FFF27CF" w14:textId="72808649" w:rsidR="00A8215D" w:rsidRDefault="00A8215D" w:rsidP="00376843"/>
    <w:p w14:paraId="47ACA1B8" w14:textId="10D05D0B" w:rsidR="00376843" w:rsidRDefault="009D595C" w:rsidP="00376843">
      <w:r>
        <w:t xml:space="preserve">Examining latent trajectories in smoking behavior among a sample of smokers not looking to quit reveals heterogeneity in </w:t>
      </w:r>
      <w:r w:rsidR="00163C4E">
        <w:t>smoking patterns</w:t>
      </w:r>
      <w:commentRangeStart w:id="48"/>
      <w:r w:rsidR="00163C4E">
        <w:t xml:space="preserve">. </w:t>
      </w:r>
      <w:r w:rsidR="00FC3E2B">
        <w:t xml:space="preserve">Identifying </w:t>
      </w:r>
      <w:r w:rsidR="00777AB2">
        <w:t>these subgroups</w:t>
      </w:r>
      <w:r w:rsidR="00F23CA7">
        <w:t xml:space="preserve"> may allow for targeted intervention </w:t>
      </w:r>
      <w:r w:rsidR="00EB73F8">
        <w:t xml:space="preserve">with the goal of reducing </w:t>
      </w:r>
      <w:r w:rsidR="00FE25EF">
        <w:t xml:space="preserve">cigarette use particularly among </w:t>
      </w:r>
      <w:r w:rsidR="00777AB2">
        <w:t>populations predisposed to tobacco use.</w:t>
      </w:r>
      <w:commentRangeEnd w:id="48"/>
      <w:r w:rsidR="004E074A">
        <w:rPr>
          <w:rStyle w:val="CommentReference"/>
        </w:rPr>
        <w:commentReference w:id="48"/>
      </w:r>
    </w:p>
    <w:p w14:paraId="7B82AAF4" w14:textId="5EE55371" w:rsidR="00A8215D" w:rsidRDefault="00A8215D">
      <w:pPr>
        <w:rPr>
          <w:rFonts w:asciiTheme="majorHAnsi" w:eastAsiaTheme="majorEastAsia" w:hAnsiTheme="majorHAnsi" w:cstheme="majorBidi"/>
          <w:color w:val="2F5496" w:themeColor="accent1" w:themeShade="BF"/>
          <w:sz w:val="32"/>
          <w:szCs w:val="32"/>
        </w:rPr>
      </w:pPr>
      <w:r>
        <w:br w:type="page"/>
      </w:r>
    </w:p>
    <w:p w14:paraId="1EBEF92F" w14:textId="77777777" w:rsidR="00A8215D" w:rsidRDefault="00A8215D" w:rsidP="00A8215D">
      <w:pPr>
        <w:pStyle w:val="Heading1"/>
      </w:pPr>
    </w:p>
    <w:p w14:paraId="46C1A480" w14:textId="7AA733FF" w:rsidR="00A8215D" w:rsidRDefault="00A8215D" w:rsidP="00A8215D">
      <w:pPr>
        <w:pStyle w:val="Heading1"/>
      </w:pPr>
      <w:r>
        <w:t>Tables</w:t>
      </w:r>
    </w:p>
    <w:p w14:paraId="7325FE91" w14:textId="279EA6A9" w:rsidR="00A8215D" w:rsidRDefault="00A8215D" w:rsidP="00A8215D"/>
    <w:p w14:paraId="352E6798" w14:textId="77777777" w:rsidR="00A8215D" w:rsidRDefault="00A8215D" w:rsidP="00A8215D">
      <w:pPr>
        <w:pStyle w:val="Caption"/>
        <w:keepNext/>
      </w:pPr>
      <w:r>
        <w:t xml:space="preserve">Table </w:t>
      </w:r>
      <w:fldSimple w:instr=" SEQ Table \* ARABIC ">
        <w:r>
          <w:rPr>
            <w:noProof/>
          </w:rPr>
          <w:t>1</w:t>
        </w:r>
      </w:fldSimple>
      <w:r>
        <w:t xml:space="preserve"> Participant characteristics by latent class.</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5"/>
        <w:gridCol w:w="2005"/>
        <w:gridCol w:w="2005"/>
        <w:gridCol w:w="2006"/>
      </w:tblGrid>
      <w:tr w:rsidR="00A8215D" w:rsidRPr="00D45A83" w14:paraId="78F11FFC" w14:textId="77777777" w:rsidTr="00364A5B">
        <w:trPr>
          <w:trHeight w:val="349"/>
        </w:trPr>
        <w:tc>
          <w:tcPr>
            <w:tcW w:w="3965" w:type="dxa"/>
            <w:tcBorders>
              <w:top w:val="single" w:sz="4" w:space="0" w:color="auto"/>
            </w:tcBorders>
            <w:noWrap/>
            <w:hideMark/>
          </w:tcPr>
          <w:p w14:paraId="504911C0" w14:textId="77777777" w:rsidR="00A8215D" w:rsidRPr="00D45A83" w:rsidRDefault="00A8215D" w:rsidP="00364A5B">
            <w:pPr>
              <w:rPr>
                <w:rFonts w:ascii="Times New Roman" w:eastAsia="Times New Roman" w:hAnsi="Times New Roman" w:cs="Times New Roman"/>
              </w:rPr>
            </w:pPr>
          </w:p>
        </w:tc>
        <w:tc>
          <w:tcPr>
            <w:tcW w:w="2005" w:type="dxa"/>
            <w:tcBorders>
              <w:top w:val="single" w:sz="4" w:space="0" w:color="auto"/>
            </w:tcBorders>
            <w:noWrap/>
            <w:hideMark/>
          </w:tcPr>
          <w:p w14:paraId="1E3AE34B"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Class 1</w:t>
            </w:r>
          </w:p>
        </w:tc>
        <w:tc>
          <w:tcPr>
            <w:tcW w:w="2005" w:type="dxa"/>
            <w:tcBorders>
              <w:top w:val="single" w:sz="4" w:space="0" w:color="auto"/>
            </w:tcBorders>
            <w:noWrap/>
            <w:hideMark/>
          </w:tcPr>
          <w:p w14:paraId="542E8757"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Class 2</w:t>
            </w:r>
          </w:p>
        </w:tc>
        <w:tc>
          <w:tcPr>
            <w:tcW w:w="2006" w:type="dxa"/>
            <w:tcBorders>
              <w:top w:val="single" w:sz="4" w:space="0" w:color="auto"/>
            </w:tcBorders>
            <w:noWrap/>
            <w:hideMark/>
          </w:tcPr>
          <w:p w14:paraId="180AFF4E"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Class 3</w:t>
            </w:r>
          </w:p>
        </w:tc>
      </w:tr>
      <w:tr w:rsidR="00A8215D" w:rsidRPr="00D45A83" w14:paraId="53B07489" w14:textId="77777777" w:rsidTr="00364A5B">
        <w:trPr>
          <w:trHeight w:val="349"/>
        </w:trPr>
        <w:tc>
          <w:tcPr>
            <w:tcW w:w="3965" w:type="dxa"/>
            <w:tcBorders>
              <w:bottom w:val="single" w:sz="4" w:space="0" w:color="auto"/>
            </w:tcBorders>
            <w:noWrap/>
            <w:hideMark/>
          </w:tcPr>
          <w:p w14:paraId="5564FFC8"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N</w:t>
            </w:r>
            <w:r>
              <w:rPr>
                <w:rFonts w:ascii="Calibri" w:eastAsia="Times New Roman" w:hAnsi="Calibri" w:cs="Calibri"/>
                <w:color w:val="000000"/>
              </w:rPr>
              <w:t xml:space="preserve"> (%)</w:t>
            </w:r>
          </w:p>
        </w:tc>
        <w:tc>
          <w:tcPr>
            <w:tcW w:w="2005" w:type="dxa"/>
            <w:tcBorders>
              <w:bottom w:val="single" w:sz="4" w:space="0" w:color="auto"/>
            </w:tcBorders>
            <w:noWrap/>
            <w:hideMark/>
          </w:tcPr>
          <w:p w14:paraId="1EB5719A"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186</w:t>
            </w:r>
            <w:r>
              <w:rPr>
                <w:rFonts w:ascii="Calibri" w:eastAsia="Times New Roman" w:hAnsi="Calibri" w:cs="Calibri"/>
                <w:color w:val="000000"/>
              </w:rPr>
              <w:t xml:space="preserve"> (10.4)</w:t>
            </w:r>
          </w:p>
        </w:tc>
        <w:tc>
          <w:tcPr>
            <w:tcW w:w="2005" w:type="dxa"/>
            <w:tcBorders>
              <w:bottom w:val="single" w:sz="4" w:space="0" w:color="auto"/>
            </w:tcBorders>
            <w:noWrap/>
            <w:hideMark/>
          </w:tcPr>
          <w:p w14:paraId="31D3E189"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803</w:t>
            </w:r>
            <w:r>
              <w:rPr>
                <w:rFonts w:ascii="Calibri" w:eastAsia="Times New Roman" w:hAnsi="Calibri" w:cs="Calibri"/>
                <w:color w:val="000000"/>
              </w:rPr>
              <w:t xml:space="preserve"> (45.0)</w:t>
            </w:r>
          </w:p>
        </w:tc>
        <w:tc>
          <w:tcPr>
            <w:tcW w:w="2006" w:type="dxa"/>
            <w:tcBorders>
              <w:bottom w:val="single" w:sz="4" w:space="0" w:color="auto"/>
            </w:tcBorders>
            <w:noWrap/>
            <w:hideMark/>
          </w:tcPr>
          <w:p w14:paraId="28800E47" w14:textId="77777777" w:rsidR="00A8215D" w:rsidRPr="00D45A83" w:rsidRDefault="00A8215D" w:rsidP="00364A5B">
            <w:pPr>
              <w:rPr>
                <w:rFonts w:ascii="Calibri" w:eastAsia="Times New Roman" w:hAnsi="Calibri" w:cs="Calibri"/>
                <w:color w:val="000000"/>
              </w:rPr>
            </w:pPr>
            <w:r w:rsidRPr="00D45A83">
              <w:rPr>
                <w:rFonts w:ascii="Calibri" w:eastAsia="Times New Roman" w:hAnsi="Calibri" w:cs="Calibri"/>
                <w:color w:val="000000"/>
              </w:rPr>
              <w:t>794</w:t>
            </w:r>
            <w:r>
              <w:rPr>
                <w:rFonts w:ascii="Calibri" w:eastAsia="Times New Roman" w:hAnsi="Calibri" w:cs="Calibri"/>
                <w:color w:val="000000"/>
              </w:rPr>
              <w:t xml:space="preserve"> (44.5)</w:t>
            </w:r>
          </w:p>
        </w:tc>
      </w:tr>
      <w:tr w:rsidR="00A8215D" w:rsidRPr="00D45A83" w14:paraId="209803AE" w14:textId="77777777" w:rsidTr="00364A5B">
        <w:trPr>
          <w:trHeight w:val="349"/>
        </w:trPr>
        <w:tc>
          <w:tcPr>
            <w:tcW w:w="3965" w:type="dxa"/>
            <w:tcBorders>
              <w:top w:val="single" w:sz="4" w:space="0" w:color="auto"/>
            </w:tcBorders>
            <w:noWrap/>
            <w:hideMark/>
          </w:tcPr>
          <w:p w14:paraId="33739532"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S</w:t>
            </w:r>
            <w:r>
              <w:rPr>
                <w:rFonts w:ascii="Calibri" w:eastAsia="Times New Roman" w:hAnsi="Calibri" w:cs="Calibri"/>
                <w:color w:val="000000"/>
              </w:rPr>
              <w:t>tudy S</w:t>
            </w:r>
            <w:r w:rsidRPr="00D45A83">
              <w:rPr>
                <w:rFonts w:ascii="Calibri" w:eastAsia="Times New Roman" w:hAnsi="Calibri" w:cs="Calibri"/>
                <w:color w:val="000000"/>
              </w:rPr>
              <w:t>ite (%)</w:t>
            </w:r>
          </w:p>
        </w:tc>
        <w:tc>
          <w:tcPr>
            <w:tcW w:w="2005" w:type="dxa"/>
            <w:tcBorders>
              <w:top w:val="single" w:sz="4" w:space="0" w:color="auto"/>
            </w:tcBorders>
            <w:noWrap/>
            <w:hideMark/>
          </w:tcPr>
          <w:p w14:paraId="742F6871" w14:textId="77777777" w:rsidR="00A8215D" w:rsidRPr="00D45A83" w:rsidRDefault="00A8215D" w:rsidP="00364A5B">
            <w:pPr>
              <w:spacing w:line="360" w:lineRule="auto"/>
              <w:rPr>
                <w:rFonts w:ascii="Calibri" w:eastAsia="Times New Roman" w:hAnsi="Calibri" w:cs="Calibri"/>
                <w:color w:val="000000"/>
              </w:rPr>
            </w:pPr>
          </w:p>
        </w:tc>
        <w:tc>
          <w:tcPr>
            <w:tcW w:w="2005" w:type="dxa"/>
            <w:tcBorders>
              <w:top w:val="single" w:sz="4" w:space="0" w:color="auto"/>
            </w:tcBorders>
            <w:noWrap/>
            <w:hideMark/>
          </w:tcPr>
          <w:p w14:paraId="59C6A99D" w14:textId="77777777" w:rsidR="00A8215D" w:rsidRPr="00D45A83" w:rsidRDefault="00A8215D" w:rsidP="00364A5B">
            <w:pPr>
              <w:spacing w:line="360" w:lineRule="auto"/>
              <w:rPr>
                <w:rFonts w:ascii="Times New Roman" w:eastAsia="Times New Roman" w:hAnsi="Times New Roman" w:cs="Times New Roman"/>
                <w:sz w:val="20"/>
                <w:szCs w:val="20"/>
              </w:rPr>
            </w:pPr>
          </w:p>
        </w:tc>
        <w:tc>
          <w:tcPr>
            <w:tcW w:w="2006" w:type="dxa"/>
            <w:tcBorders>
              <w:top w:val="single" w:sz="4" w:space="0" w:color="auto"/>
            </w:tcBorders>
            <w:noWrap/>
            <w:hideMark/>
          </w:tcPr>
          <w:p w14:paraId="3565E1E6" w14:textId="77777777" w:rsidR="00A8215D" w:rsidRPr="00D45A83" w:rsidRDefault="00A8215D" w:rsidP="00364A5B">
            <w:pPr>
              <w:spacing w:line="360" w:lineRule="auto"/>
              <w:rPr>
                <w:rFonts w:ascii="Times New Roman" w:eastAsia="Times New Roman" w:hAnsi="Times New Roman" w:cs="Times New Roman"/>
                <w:sz w:val="20"/>
                <w:szCs w:val="20"/>
              </w:rPr>
            </w:pPr>
          </w:p>
        </w:tc>
      </w:tr>
      <w:tr w:rsidR="00A8215D" w:rsidRPr="00D45A83" w14:paraId="34AC8D2F" w14:textId="77777777" w:rsidTr="00364A5B">
        <w:trPr>
          <w:trHeight w:val="349"/>
        </w:trPr>
        <w:tc>
          <w:tcPr>
            <w:tcW w:w="3965" w:type="dxa"/>
            <w:noWrap/>
            <w:hideMark/>
          </w:tcPr>
          <w:p w14:paraId="02D1FCDC"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Au</w:t>
            </w:r>
            <w:r>
              <w:rPr>
                <w:rFonts w:ascii="Calibri" w:eastAsia="Times New Roman" w:hAnsi="Calibri" w:cs="Calibri"/>
                <w:color w:val="000000"/>
              </w:rPr>
              <w:t>stralia</w:t>
            </w:r>
          </w:p>
        </w:tc>
        <w:tc>
          <w:tcPr>
            <w:tcW w:w="2005" w:type="dxa"/>
            <w:noWrap/>
            <w:hideMark/>
          </w:tcPr>
          <w:p w14:paraId="4CDE44CF"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32 (17.2)</w:t>
            </w:r>
          </w:p>
        </w:tc>
        <w:tc>
          <w:tcPr>
            <w:tcW w:w="2005" w:type="dxa"/>
            <w:noWrap/>
            <w:hideMark/>
          </w:tcPr>
          <w:p w14:paraId="06029E95"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159 (19.8)</w:t>
            </w:r>
          </w:p>
        </w:tc>
        <w:tc>
          <w:tcPr>
            <w:tcW w:w="2006" w:type="dxa"/>
            <w:noWrap/>
            <w:hideMark/>
          </w:tcPr>
          <w:p w14:paraId="2D8A7B65"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169 (21.3)</w:t>
            </w:r>
          </w:p>
        </w:tc>
      </w:tr>
      <w:tr w:rsidR="00A8215D" w:rsidRPr="00D45A83" w14:paraId="03D6C8CE" w14:textId="77777777" w:rsidTr="00364A5B">
        <w:trPr>
          <w:trHeight w:val="349"/>
        </w:trPr>
        <w:tc>
          <w:tcPr>
            <w:tcW w:w="3965" w:type="dxa"/>
            <w:noWrap/>
            <w:hideMark/>
          </w:tcPr>
          <w:p w14:paraId="5AB12674"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Denmark</w:t>
            </w:r>
          </w:p>
        </w:tc>
        <w:tc>
          <w:tcPr>
            <w:tcW w:w="2005" w:type="dxa"/>
            <w:noWrap/>
            <w:hideMark/>
          </w:tcPr>
          <w:p w14:paraId="591D1CEF"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35 (18.8)</w:t>
            </w:r>
          </w:p>
        </w:tc>
        <w:tc>
          <w:tcPr>
            <w:tcW w:w="2005" w:type="dxa"/>
            <w:noWrap/>
            <w:hideMark/>
          </w:tcPr>
          <w:p w14:paraId="4CEBF323"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175 (21.8)</w:t>
            </w:r>
          </w:p>
        </w:tc>
        <w:tc>
          <w:tcPr>
            <w:tcW w:w="2006" w:type="dxa"/>
            <w:noWrap/>
            <w:hideMark/>
          </w:tcPr>
          <w:p w14:paraId="12DB584A"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130 (16.4)</w:t>
            </w:r>
          </w:p>
        </w:tc>
      </w:tr>
      <w:tr w:rsidR="00A8215D" w:rsidRPr="00D45A83" w14:paraId="6ACBEE21" w14:textId="77777777" w:rsidTr="00364A5B">
        <w:trPr>
          <w:trHeight w:val="349"/>
        </w:trPr>
        <w:tc>
          <w:tcPr>
            <w:tcW w:w="3965" w:type="dxa"/>
            <w:noWrap/>
            <w:hideMark/>
          </w:tcPr>
          <w:p w14:paraId="61E249F8"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Germany</w:t>
            </w:r>
          </w:p>
        </w:tc>
        <w:tc>
          <w:tcPr>
            <w:tcW w:w="2005" w:type="dxa"/>
            <w:noWrap/>
            <w:hideMark/>
          </w:tcPr>
          <w:p w14:paraId="413CA5B5"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60 (32.3)</w:t>
            </w:r>
          </w:p>
        </w:tc>
        <w:tc>
          <w:tcPr>
            <w:tcW w:w="2005" w:type="dxa"/>
            <w:noWrap/>
            <w:hideMark/>
          </w:tcPr>
          <w:p w14:paraId="4EADD8D6"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153 (19.1)</w:t>
            </w:r>
          </w:p>
        </w:tc>
        <w:tc>
          <w:tcPr>
            <w:tcW w:w="2006" w:type="dxa"/>
            <w:noWrap/>
            <w:hideMark/>
          </w:tcPr>
          <w:p w14:paraId="7E64598A"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140 (17.6)</w:t>
            </w:r>
          </w:p>
        </w:tc>
      </w:tr>
      <w:tr w:rsidR="00A8215D" w:rsidRPr="00D45A83" w14:paraId="23628D61" w14:textId="77777777" w:rsidTr="00364A5B">
        <w:trPr>
          <w:trHeight w:val="349"/>
        </w:trPr>
        <w:tc>
          <w:tcPr>
            <w:tcW w:w="3965" w:type="dxa"/>
            <w:noWrap/>
            <w:hideMark/>
          </w:tcPr>
          <w:p w14:paraId="2C7B5084"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Switzerland</w:t>
            </w:r>
          </w:p>
        </w:tc>
        <w:tc>
          <w:tcPr>
            <w:tcW w:w="2005" w:type="dxa"/>
            <w:noWrap/>
            <w:hideMark/>
          </w:tcPr>
          <w:p w14:paraId="11CC9A6B"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29 (15.6)</w:t>
            </w:r>
          </w:p>
        </w:tc>
        <w:tc>
          <w:tcPr>
            <w:tcW w:w="2005" w:type="dxa"/>
            <w:noWrap/>
            <w:hideMark/>
          </w:tcPr>
          <w:p w14:paraId="714CB2C4"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139 (17.3)</w:t>
            </w:r>
          </w:p>
        </w:tc>
        <w:tc>
          <w:tcPr>
            <w:tcW w:w="2006" w:type="dxa"/>
            <w:noWrap/>
            <w:hideMark/>
          </w:tcPr>
          <w:p w14:paraId="2672F660" w14:textId="77777777" w:rsidR="00A8215D" w:rsidRPr="00D45A83" w:rsidRDefault="00A8215D" w:rsidP="00364A5B">
            <w:pPr>
              <w:spacing w:line="276" w:lineRule="auto"/>
              <w:rPr>
                <w:rFonts w:ascii="Calibri" w:eastAsia="Times New Roman" w:hAnsi="Calibri" w:cs="Calibri"/>
                <w:color w:val="000000"/>
              </w:rPr>
            </w:pPr>
            <w:r w:rsidRPr="00D45A83">
              <w:rPr>
                <w:rFonts w:ascii="Calibri" w:eastAsia="Times New Roman" w:hAnsi="Calibri" w:cs="Calibri"/>
                <w:color w:val="000000"/>
              </w:rPr>
              <w:t>133 (16.8)</w:t>
            </w:r>
          </w:p>
        </w:tc>
      </w:tr>
      <w:tr w:rsidR="00A8215D" w:rsidRPr="00D45A83" w14:paraId="518B0F13" w14:textId="77777777" w:rsidTr="00364A5B">
        <w:trPr>
          <w:trHeight w:val="349"/>
        </w:trPr>
        <w:tc>
          <w:tcPr>
            <w:tcW w:w="3965" w:type="dxa"/>
            <w:noWrap/>
            <w:hideMark/>
          </w:tcPr>
          <w:p w14:paraId="16D6872D"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 xml:space="preserve">   </w:t>
            </w:r>
            <w:r>
              <w:rPr>
                <w:rFonts w:ascii="Calibri" w:eastAsia="Times New Roman" w:hAnsi="Calibri" w:cs="Calibri"/>
                <w:color w:val="000000"/>
              </w:rPr>
              <w:t>USA</w:t>
            </w:r>
          </w:p>
        </w:tc>
        <w:tc>
          <w:tcPr>
            <w:tcW w:w="2005" w:type="dxa"/>
            <w:noWrap/>
            <w:hideMark/>
          </w:tcPr>
          <w:p w14:paraId="3F0C8105"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30 (16.1)</w:t>
            </w:r>
          </w:p>
        </w:tc>
        <w:tc>
          <w:tcPr>
            <w:tcW w:w="2005" w:type="dxa"/>
            <w:noWrap/>
            <w:hideMark/>
          </w:tcPr>
          <w:p w14:paraId="5DBE7515"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177 (22.0)</w:t>
            </w:r>
          </w:p>
        </w:tc>
        <w:tc>
          <w:tcPr>
            <w:tcW w:w="2006" w:type="dxa"/>
            <w:noWrap/>
            <w:hideMark/>
          </w:tcPr>
          <w:p w14:paraId="6E9E7F6B"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222 (28.0</w:t>
            </w:r>
            <w:r>
              <w:rPr>
                <w:rFonts w:ascii="Calibri" w:eastAsia="Times New Roman" w:hAnsi="Calibri" w:cs="Calibri"/>
                <w:color w:val="000000"/>
              </w:rPr>
              <w:t>)</w:t>
            </w:r>
          </w:p>
        </w:tc>
      </w:tr>
      <w:tr w:rsidR="00A8215D" w:rsidRPr="00D45A83" w14:paraId="64E491CD" w14:textId="77777777" w:rsidTr="00364A5B">
        <w:trPr>
          <w:trHeight w:val="349"/>
        </w:trPr>
        <w:tc>
          <w:tcPr>
            <w:tcW w:w="3965" w:type="dxa"/>
            <w:noWrap/>
            <w:hideMark/>
          </w:tcPr>
          <w:p w14:paraId="5ECE389F" w14:textId="77777777" w:rsidR="00A8215D" w:rsidRPr="00D45A83" w:rsidRDefault="00A8215D" w:rsidP="00364A5B">
            <w:pPr>
              <w:spacing w:line="360" w:lineRule="auto"/>
              <w:rPr>
                <w:rFonts w:ascii="Calibri" w:eastAsia="Times New Roman" w:hAnsi="Calibri" w:cs="Calibri"/>
                <w:color w:val="000000"/>
              </w:rPr>
            </w:pPr>
            <w:r>
              <w:rPr>
                <w:rFonts w:ascii="Calibri" w:eastAsia="Times New Roman" w:hAnsi="Calibri" w:cs="Calibri"/>
                <w:color w:val="000000"/>
              </w:rPr>
              <w:t>Study Treatment Group</w:t>
            </w:r>
            <w:r w:rsidRPr="00D45A83">
              <w:rPr>
                <w:rFonts w:ascii="Calibri" w:eastAsia="Times New Roman" w:hAnsi="Calibri" w:cs="Calibri"/>
                <w:color w:val="000000"/>
              </w:rPr>
              <w:t xml:space="preserve"> = placebo (%)</w:t>
            </w:r>
          </w:p>
        </w:tc>
        <w:tc>
          <w:tcPr>
            <w:tcW w:w="2005" w:type="dxa"/>
            <w:noWrap/>
            <w:hideMark/>
          </w:tcPr>
          <w:p w14:paraId="285F1B1B"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61 (32.8)</w:t>
            </w:r>
          </w:p>
        </w:tc>
        <w:tc>
          <w:tcPr>
            <w:tcW w:w="2005" w:type="dxa"/>
            <w:noWrap/>
            <w:hideMark/>
          </w:tcPr>
          <w:p w14:paraId="639FB180"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390 (48.6)</w:t>
            </w:r>
          </w:p>
        </w:tc>
        <w:tc>
          <w:tcPr>
            <w:tcW w:w="2006" w:type="dxa"/>
            <w:noWrap/>
            <w:hideMark/>
          </w:tcPr>
          <w:p w14:paraId="00695B6A"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432 (54.4)</w:t>
            </w:r>
          </w:p>
        </w:tc>
      </w:tr>
      <w:tr w:rsidR="00A8215D" w:rsidRPr="00D45A83" w14:paraId="60730142" w14:textId="77777777" w:rsidTr="00364A5B">
        <w:trPr>
          <w:trHeight w:val="349"/>
        </w:trPr>
        <w:tc>
          <w:tcPr>
            <w:tcW w:w="3965" w:type="dxa"/>
            <w:noWrap/>
            <w:hideMark/>
          </w:tcPr>
          <w:p w14:paraId="2FBA4A54" w14:textId="77777777" w:rsidR="00A8215D" w:rsidRPr="00D45A83" w:rsidRDefault="00A8215D" w:rsidP="00364A5B">
            <w:pPr>
              <w:spacing w:line="360" w:lineRule="auto"/>
              <w:rPr>
                <w:rFonts w:ascii="Calibri" w:eastAsia="Times New Roman" w:hAnsi="Calibri" w:cs="Calibri"/>
                <w:color w:val="000000"/>
              </w:rPr>
            </w:pPr>
            <w:r>
              <w:rPr>
                <w:rFonts w:ascii="Calibri" w:eastAsia="Times New Roman" w:hAnsi="Calibri" w:cs="Calibri"/>
                <w:color w:val="000000"/>
              </w:rPr>
              <w:t>Sex</w:t>
            </w:r>
            <w:r w:rsidRPr="00D45A83">
              <w:rPr>
                <w:rFonts w:ascii="Calibri" w:eastAsia="Times New Roman" w:hAnsi="Calibri" w:cs="Calibri"/>
                <w:color w:val="000000"/>
              </w:rPr>
              <w:t xml:space="preserve"> = </w:t>
            </w:r>
            <w:r>
              <w:rPr>
                <w:rFonts w:ascii="Calibri" w:eastAsia="Times New Roman" w:hAnsi="Calibri" w:cs="Calibri"/>
                <w:color w:val="000000"/>
              </w:rPr>
              <w:t>Male</w:t>
            </w:r>
            <w:r w:rsidRPr="00D45A83">
              <w:rPr>
                <w:rFonts w:ascii="Calibri" w:eastAsia="Times New Roman" w:hAnsi="Calibri" w:cs="Calibri"/>
                <w:color w:val="000000"/>
              </w:rPr>
              <w:t xml:space="preserve"> (%)</w:t>
            </w:r>
          </w:p>
        </w:tc>
        <w:tc>
          <w:tcPr>
            <w:tcW w:w="2005" w:type="dxa"/>
            <w:noWrap/>
            <w:hideMark/>
          </w:tcPr>
          <w:p w14:paraId="18C24D1D"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96 (51.6)</w:t>
            </w:r>
          </w:p>
        </w:tc>
        <w:tc>
          <w:tcPr>
            <w:tcW w:w="2005" w:type="dxa"/>
            <w:noWrap/>
            <w:hideMark/>
          </w:tcPr>
          <w:p w14:paraId="711507C8"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357 (44.5)</w:t>
            </w:r>
          </w:p>
        </w:tc>
        <w:tc>
          <w:tcPr>
            <w:tcW w:w="2006" w:type="dxa"/>
            <w:noWrap/>
            <w:hideMark/>
          </w:tcPr>
          <w:p w14:paraId="4ED870FA"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345 (43.5)</w:t>
            </w:r>
          </w:p>
        </w:tc>
      </w:tr>
      <w:tr w:rsidR="00A8215D" w:rsidRPr="00D45A83" w14:paraId="3B5FC4B7" w14:textId="77777777" w:rsidTr="00364A5B">
        <w:trPr>
          <w:trHeight w:val="349"/>
        </w:trPr>
        <w:tc>
          <w:tcPr>
            <w:tcW w:w="3965" w:type="dxa"/>
            <w:noWrap/>
            <w:hideMark/>
          </w:tcPr>
          <w:p w14:paraId="37042408" w14:textId="77777777" w:rsidR="00A8215D" w:rsidRPr="00D45A83" w:rsidRDefault="00A8215D" w:rsidP="00364A5B">
            <w:pPr>
              <w:spacing w:line="360" w:lineRule="auto"/>
              <w:rPr>
                <w:rFonts w:ascii="Calibri" w:eastAsia="Times New Roman" w:hAnsi="Calibri" w:cs="Calibri"/>
                <w:color w:val="000000"/>
              </w:rPr>
            </w:pPr>
            <w:r>
              <w:rPr>
                <w:rFonts w:ascii="Calibri" w:eastAsia="Times New Roman" w:hAnsi="Calibri" w:cs="Calibri"/>
                <w:color w:val="000000"/>
              </w:rPr>
              <w:t>Age</w:t>
            </w:r>
            <w:r w:rsidRPr="00D45A83">
              <w:rPr>
                <w:rFonts w:ascii="Calibri" w:eastAsia="Times New Roman" w:hAnsi="Calibri" w:cs="Calibri"/>
                <w:color w:val="000000"/>
              </w:rPr>
              <w:t xml:space="preserve"> (mean (SD))</w:t>
            </w:r>
          </w:p>
        </w:tc>
        <w:tc>
          <w:tcPr>
            <w:tcW w:w="2005" w:type="dxa"/>
            <w:noWrap/>
            <w:hideMark/>
          </w:tcPr>
          <w:p w14:paraId="34E725B1"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45.79 (11.41)</w:t>
            </w:r>
          </w:p>
        </w:tc>
        <w:tc>
          <w:tcPr>
            <w:tcW w:w="2005" w:type="dxa"/>
            <w:noWrap/>
            <w:hideMark/>
          </w:tcPr>
          <w:p w14:paraId="229DC886"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44.26 (10.52)</w:t>
            </w:r>
          </w:p>
        </w:tc>
        <w:tc>
          <w:tcPr>
            <w:tcW w:w="2006" w:type="dxa"/>
            <w:noWrap/>
            <w:hideMark/>
          </w:tcPr>
          <w:p w14:paraId="1A2292A0"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43.53 (10.73)</w:t>
            </w:r>
          </w:p>
        </w:tc>
      </w:tr>
      <w:tr w:rsidR="00A8215D" w:rsidRPr="00D45A83" w14:paraId="0264A314" w14:textId="77777777" w:rsidTr="00364A5B">
        <w:trPr>
          <w:trHeight w:val="349"/>
        </w:trPr>
        <w:tc>
          <w:tcPr>
            <w:tcW w:w="3965" w:type="dxa"/>
            <w:noWrap/>
            <w:hideMark/>
          </w:tcPr>
          <w:p w14:paraId="640A69FC" w14:textId="77777777" w:rsidR="00A8215D" w:rsidRPr="00D45A83" w:rsidRDefault="00A8215D" w:rsidP="00364A5B">
            <w:pPr>
              <w:spacing w:line="360" w:lineRule="auto"/>
              <w:rPr>
                <w:rFonts w:ascii="Calibri" w:eastAsia="Times New Roman" w:hAnsi="Calibri" w:cs="Calibri"/>
                <w:color w:val="000000"/>
              </w:rPr>
            </w:pPr>
            <w:r>
              <w:rPr>
                <w:rFonts w:ascii="Calibri" w:eastAsia="Times New Roman" w:hAnsi="Calibri" w:cs="Calibri"/>
                <w:color w:val="000000"/>
              </w:rPr>
              <w:t>Baseline FTND</w:t>
            </w:r>
            <w:r w:rsidRPr="00D45A83">
              <w:rPr>
                <w:rFonts w:ascii="Calibri" w:eastAsia="Times New Roman" w:hAnsi="Calibri" w:cs="Calibri"/>
                <w:color w:val="000000"/>
              </w:rPr>
              <w:t xml:space="preserve"> (mean (SD))</w:t>
            </w:r>
          </w:p>
        </w:tc>
        <w:tc>
          <w:tcPr>
            <w:tcW w:w="2005" w:type="dxa"/>
            <w:noWrap/>
            <w:hideMark/>
          </w:tcPr>
          <w:p w14:paraId="7E90C9A7"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5.60 (2.13)</w:t>
            </w:r>
          </w:p>
        </w:tc>
        <w:tc>
          <w:tcPr>
            <w:tcW w:w="2005" w:type="dxa"/>
            <w:noWrap/>
            <w:hideMark/>
          </w:tcPr>
          <w:p w14:paraId="1394F518"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6.11 (2.01)</w:t>
            </w:r>
          </w:p>
        </w:tc>
        <w:tc>
          <w:tcPr>
            <w:tcW w:w="2006" w:type="dxa"/>
            <w:noWrap/>
            <w:hideMark/>
          </w:tcPr>
          <w:p w14:paraId="548B6313"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6.30 (1.94)</w:t>
            </w:r>
          </w:p>
        </w:tc>
      </w:tr>
      <w:tr w:rsidR="00A8215D" w:rsidRPr="00D45A83" w14:paraId="313C5BAA" w14:textId="77777777" w:rsidTr="00364A5B">
        <w:trPr>
          <w:trHeight w:val="349"/>
        </w:trPr>
        <w:tc>
          <w:tcPr>
            <w:tcW w:w="3965" w:type="dxa"/>
            <w:tcBorders>
              <w:bottom w:val="single" w:sz="4" w:space="0" w:color="auto"/>
            </w:tcBorders>
            <w:noWrap/>
            <w:hideMark/>
          </w:tcPr>
          <w:p w14:paraId="69D0DB34" w14:textId="77777777" w:rsidR="00A8215D" w:rsidRPr="00D45A83" w:rsidRDefault="00A8215D" w:rsidP="00364A5B">
            <w:pPr>
              <w:spacing w:line="360" w:lineRule="auto"/>
              <w:rPr>
                <w:rFonts w:ascii="Calibri" w:eastAsia="Times New Roman" w:hAnsi="Calibri" w:cs="Calibri"/>
                <w:color w:val="000000"/>
              </w:rPr>
            </w:pPr>
            <w:r>
              <w:rPr>
                <w:rFonts w:ascii="Calibri" w:eastAsia="Times New Roman" w:hAnsi="Calibri" w:cs="Calibri"/>
                <w:color w:val="000000"/>
              </w:rPr>
              <w:t>Baseline CPD</w:t>
            </w:r>
            <w:r w:rsidRPr="00D45A83">
              <w:rPr>
                <w:rFonts w:ascii="Calibri" w:eastAsia="Times New Roman" w:hAnsi="Calibri" w:cs="Calibri"/>
                <w:color w:val="000000"/>
              </w:rPr>
              <w:t xml:space="preserve"> (mean (SD))</w:t>
            </w:r>
          </w:p>
        </w:tc>
        <w:tc>
          <w:tcPr>
            <w:tcW w:w="2005" w:type="dxa"/>
            <w:tcBorders>
              <w:bottom w:val="single" w:sz="4" w:space="0" w:color="auto"/>
            </w:tcBorders>
            <w:noWrap/>
            <w:hideMark/>
          </w:tcPr>
          <w:p w14:paraId="0C7648CA"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25.65 (10.37)</w:t>
            </w:r>
          </w:p>
        </w:tc>
        <w:tc>
          <w:tcPr>
            <w:tcW w:w="2005" w:type="dxa"/>
            <w:tcBorders>
              <w:bottom w:val="single" w:sz="4" w:space="0" w:color="auto"/>
            </w:tcBorders>
            <w:noWrap/>
            <w:hideMark/>
          </w:tcPr>
          <w:p w14:paraId="30D33145"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27.42 (9.78)</w:t>
            </w:r>
          </w:p>
        </w:tc>
        <w:tc>
          <w:tcPr>
            <w:tcW w:w="2006" w:type="dxa"/>
            <w:tcBorders>
              <w:bottom w:val="single" w:sz="4" w:space="0" w:color="auto"/>
            </w:tcBorders>
            <w:noWrap/>
            <w:hideMark/>
          </w:tcPr>
          <w:p w14:paraId="3115ED46" w14:textId="77777777" w:rsidR="00A8215D" w:rsidRPr="00D45A83" w:rsidRDefault="00A8215D" w:rsidP="00364A5B">
            <w:pPr>
              <w:spacing w:line="360" w:lineRule="auto"/>
              <w:rPr>
                <w:rFonts w:ascii="Calibri" w:eastAsia="Times New Roman" w:hAnsi="Calibri" w:cs="Calibri"/>
                <w:color w:val="000000"/>
              </w:rPr>
            </w:pPr>
            <w:r w:rsidRPr="00D45A83">
              <w:rPr>
                <w:rFonts w:ascii="Calibri" w:eastAsia="Times New Roman" w:hAnsi="Calibri" w:cs="Calibri"/>
                <w:color w:val="000000"/>
              </w:rPr>
              <w:t>27.62 (9.50)</w:t>
            </w:r>
          </w:p>
        </w:tc>
      </w:tr>
    </w:tbl>
    <w:p w14:paraId="475E79AA" w14:textId="77777777" w:rsidR="00A8215D" w:rsidRDefault="00A8215D" w:rsidP="00A8215D"/>
    <w:p w14:paraId="0C6C6369" w14:textId="77777777" w:rsidR="00A8215D" w:rsidRPr="00A8215D" w:rsidRDefault="00A8215D" w:rsidP="00A8215D"/>
    <w:p w14:paraId="17A5C04C" w14:textId="4CCEDE47" w:rsidR="00A8215D" w:rsidRDefault="00A8215D" w:rsidP="00A8215D"/>
    <w:p w14:paraId="19F3AA2E" w14:textId="77777777" w:rsidR="00A8215D" w:rsidRDefault="00A8215D" w:rsidP="00A8215D"/>
    <w:p w14:paraId="33D477DC" w14:textId="05804165" w:rsidR="00A8215D" w:rsidRDefault="00A8215D" w:rsidP="00A8215D">
      <w:pPr>
        <w:pStyle w:val="Caption"/>
        <w:keepNext/>
      </w:pPr>
      <w:r>
        <w:t xml:space="preserve">Table </w:t>
      </w:r>
      <w:fldSimple w:instr=" SEQ Table \* ARABIC ">
        <w:r>
          <w:rPr>
            <w:noProof/>
          </w:rPr>
          <w:t>2</w:t>
        </w:r>
      </w:fldSimple>
      <w:r>
        <w:t xml:space="preserve"> Elastic net </w:t>
      </w:r>
      <w:r w:rsidR="00444C65">
        <w:t xml:space="preserve">logistic regression </w:t>
      </w:r>
      <w:r>
        <w:t>results predicting latent class from baseline characteristics.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585"/>
        <w:gridCol w:w="764"/>
        <w:gridCol w:w="1440"/>
        <w:gridCol w:w="764"/>
      </w:tblGrid>
      <w:tr w:rsidR="00A8215D" w14:paraId="472C6460" w14:textId="77777777" w:rsidTr="00364A5B">
        <w:tc>
          <w:tcPr>
            <w:tcW w:w="2155" w:type="dxa"/>
            <w:tcBorders>
              <w:top w:val="single" w:sz="4" w:space="0" w:color="auto"/>
              <w:bottom w:val="single" w:sz="4" w:space="0" w:color="auto"/>
            </w:tcBorders>
          </w:tcPr>
          <w:p w14:paraId="790701E5" w14:textId="77777777" w:rsidR="00A8215D" w:rsidRPr="009E5C64" w:rsidRDefault="00A8215D" w:rsidP="00364A5B"/>
        </w:tc>
        <w:tc>
          <w:tcPr>
            <w:tcW w:w="1585" w:type="dxa"/>
            <w:tcBorders>
              <w:top w:val="single" w:sz="4" w:space="0" w:color="auto"/>
              <w:bottom w:val="single" w:sz="4" w:space="0" w:color="auto"/>
            </w:tcBorders>
          </w:tcPr>
          <w:p w14:paraId="1CE09944" w14:textId="77777777" w:rsidR="00A8215D" w:rsidRPr="009E5C64" w:rsidRDefault="00A8215D" w:rsidP="00364A5B">
            <w:r w:rsidRPr="009E5C64">
              <w:t>Mean AUC</w:t>
            </w:r>
          </w:p>
        </w:tc>
        <w:tc>
          <w:tcPr>
            <w:tcW w:w="764" w:type="dxa"/>
            <w:tcBorders>
              <w:top w:val="single" w:sz="4" w:space="0" w:color="auto"/>
              <w:bottom w:val="single" w:sz="4" w:space="0" w:color="auto"/>
            </w:tcBorders>
          </w:tcPr>
          <w:p w14:paraId="6F648EE8" w14:textId="77777777" w:rsidR="00A8215D" w:rsidRPr="009E5C64" w:rsidRDefault="00A8215D" w:rsidP="00364A5B">
            <w:r w:rsidRPr="009E5C64">
              <w:t>SE</w:t>
            </w:r>
          </w:p>
        </w:tc>
        <w:tc>
          <w:tcPr>
            <w:tcW w:w="1440" w:type="dxa"/>
            <w:tcBorders>
              <w:top w:val="single" w:sz="4" w:space="0" w:color="auto"/>
              <w:bottom w:val="single" w:sz="4" w:space="0" w:color="auto"/>
            </w:tcBorders>
          </w:tcPr>
          <w:p w14:paraId="7FCB45E0" w14:textId="77777777" w:rsidR="00A8215D" w:rsidRPr="009E5C64" w:rsidRDefault="00A8215D" w:rsidP="00364A5B">
            <w:r w:rsidRPr="009E5C64">
              <w:t>Test AUC</w:t>
            </w:r>
          </w:p>
        </w:tc>
        <w:tc>
          <w:tcPr>
            <w:tcW w:w="764" w:type="dxa"/>
            <w:tcBorders>
              <w:top w:val="single" w:sz="4" w:space="0" w:color="auto"/>
              <w:bottom w:val="single" w:sz="4" w:space="0" w:color="auto"/>
            </w:tcBorders>
          </w:tcPr>
          <w:p w14:paraId="34449C49" w14:textId="77777777" w:rsidR="00A8215D" w:rsidRPr="009E5C64" w:rsidRDefault="00A8215D" w:rsidP="00364A5B">
            <w:r w:rsidRPr="009E5C64">
              <w:rPr>
                <w:i/>
                <w:iCs/>
              </w:rPr>
              <w:t>p</w:t>
            </w:r>
          </w:p>
        </w:tc>
      </w:tr>
      <w:tr w:rsidR="000C6CE3" w14:paraId="29AD322A" w14:textId="77777777" w:rsidTr="00364A5B">
        <w:tc>
          <w:tcPr>
            <w:tcW w:w="2155" w:type="dxa"/>
            <w:tcBorders>
              <w:top w:val="single" w:sz="4" w:space="0" w:color="auto"/>
            </w:tcBorders>
          </w:tcPr>
          <w:p w14:paraId="0D139823" w14:textId="77777777" w:rsidR="000C6CE3" w:rsidRPr="009E5C64" w:rsidRDefault="000C6CE3" w:rsidP="000C6CE3">
            <w:pPr>
              <w:spacing w:before="240" w:line="360" w:lineRule="auto"/>
            </w:pPr>
            <w:r w:rsidRPr="009E5C64">
              <w:t>Class 1 Overall</w:t>
            </w:r>
          </w:p>
        </w:tc>
        <w:tc>
          <w:tcPr>
            <w:tcW w:w="1585" w:type="dxa"/>
            <w:tcBorders>
              <w:top w:val="single" w:sz="4" w:space="0" w:color="auto"/>
            </w:tcBorders>
            <w:vAlign w:val="bottom"/>
          </w:tcPr>
          <w:p w14:paraId="43C02159" w14:textId="626DF83D" w:rsidR="000C6CE3" w:rsidRPr="009E5C64" w:rsidRDefault="000C6CE3" w:rsidP="000C6CE3">
            <w:pPr>
              <w:spacing w:before="240" w:line="360" w:lineRule="auto"/>
            </w:pPr>
            <w:r>
              <w:rPr>
                <w:rFonts w:ascii="Calibri" w:hAnsi="Calibri" w:cs="Calibri"/>
                <w:color w:val="000000"/>
              </w:rPr>
              <w:t>0.626</w:t>
            </w:r>
          </w:p>
        </w:tc>
        <w:tc>
          <w:tcPr>
            <w:tcW w:w="764" w:type="dxa"/>
            <w:tcBorders>
              <w:top w:val="single" w:sz="4" w:space="0" w:color="auto"/>
            </w:tcBorders>
            <w:vAlign w:val="bottom"/>
          </w:tcPr>
          <w:p w14:paraId="3CCC3ABC" w14:textId="37DFDC25" w:rsidR="000C6CE3" w:rsidRPr="009E5C64" w:rsidRDefault="000C6CE3" w:rsidP="000C6CE3">
            <w:pPr>
              <w:spacing w:before="240" w:line="360" w:lineRule="auto"/>
            </w:pPr>
            <w:r>
              <w:rPr>
                <w:rFonts w:ascii="Calibri" w:hAnsi="Calibri" w:cs="Calibri"/>
                <w:color w:val="000000"/>
              </w:rPr>
              <w:t>0.022</w:t>
            </w:r>
          </w:p>
        </w:tc>
        <w:tc>
          <w:tcPr>
            <w:tcW w:w="1440" w:type="dxa"/>
            <w:tcBorders>
              <w:top w:val="single" w:sz="4" w:space="0" w:color="auto"/>
            </w:tcBorders>
            <w:vAlign w:val="bottom"/>
          </w:tcPr>
          <w:p w14:paraId="01F60B41" w14:textId="14AF8F44" w:rsidR="000C6CE3" w:rsidRPr="009E5C64" w:rsidRDefault="000C6CE3" w:rsidP="000C6CE3">
            <w:pPr>
              <w:spacing w:before="240" w:line="360" w:lineRule="auto"/>
            </w:pPr>
            <w:r>
              <w:rPr>
                <w:rFonts w:ascii="Calibri" w:hAnsi="Calibri" w:cs="Calibri"/>
                <w:color w:val="000000"/>
              </w:rPr>
              <w:t>0.621</w:t>
            </w:r>
          </w:p>
        </w:tc>
        <w:tc>
          <w:tcPr>
            <w:tcW w:w="764" w:type="dxa"/>
            <w:tcBorders>
              <w:top w:val="single" w:sz="4" w:space="0" w:color="auto"/>
            </w:tcBorders>
            <w:vAlign w:val="bottom"/>
          </w:tcPr>
          <w:p w14:paraId="571A5EA1" w14:textId="230D7590" w:rsidR="000C6CE3" w:rsidRPr="009E5C64" w:rsidRDefault="000C6CE3" w:rsidP="000C6CE3">
            <w:pPr>
              <w:spacing w:before="240" w:line="360" w:lineRule="auto"/>
            </w:pPr>
            <w:r>
              <w:rPr>
                <w:color w:val="000000"/>
              </w:rPr>
              <w:t>&lt;</w:t>
            </w:r>
            <w:r w:rsidRPr="009E5C64">
              <w:rPr>
                <w:color w:val="000000"/>
              </w:rPr>
              <w:t>.00</w:t>
            </w:r>
            <w:r>
              <w:rPr>
                <w:color w:val="000000"/>
              </w:rPr>
              <w:t>1</w:t>
            </w:r>
          </w:p>
        </w:tc>
      </w:tr>
      <w:tr w:rsidR="000C6CE3" w14:paraId="6A28F1E4" w14:textId="77777777" w:rsidTr="00364A5B">
        <w:tc>
          <w:tcPr>
            <w:tcW w:w="2155" w:type="dxa"/>
          </w:tcPr>
          <w:p w14:paraId="746A4068" w14:textId="77777777" w:rsidR="000C6CE3" w:rsidRPr="009E5C64" w:rsidRDefault="000C6CE3" w:rsidP="000C6CE3">
            <w:pPr>
              <w:spacing w:line="360" w:lineRule="auto"/>
            </w:pPr>
            <w:r w:rsidRPr="009E5C64">
              <w:t>Class 2 Overall</w:t>
            </w:r>
          </w:p>
        </w:tc>
        <w:tc>
          <w:tcPr>
            <w:tcW w:w="1585" w:type="dxa"/>
            <w:vAlign w:val="bottom"/>
          </w:tcPr>
          <w:p w14:paraId="2B35DD1A" w14:textId="3DCECA07" w:rsidR="000C6CE3" w:rsidRPr="009E5C64" w:rsidRDefault="000C6CE3" w:rsidP="000C6CE3">
            <w:pPr>
              <w:spacing w:line="360" w:lineRule="auto"/>
            </w:pPr>
            <w:r>
              <w:rPr>
                <w:rFonts w:ascii="Calibri" w:hAnsi="Calibri" w:cs="Calibri"/>
                <w:color w:val="000000"/>
              </w:rPr>
              <w:t>0.501</w:t>
            </w:r>
          </w:p>
        </w:tc>
        <w:tc>
          <w:tcPr>
            <w:tcW w:w="764" w:type="dxa"/>
            <w:vAlign w:val="bottom"/>
          </w:tcPr>
          <w:p w14:paraId="4C700A15" w14:textId="6754CE93" w:rsidR="000C6CE3" w:rsidRPr="009E5C64" w:rsidRDefault="000C6CE3" w:rsidP="000C6CE3">
            <w:pPr>
              <w:spacing w:line="360" w:lineRule="auto"/>
            </w:pPr>
            <w:r>
              <w:rPr>
                <w:rFonts w:ascii="Calibri" w:hAnsi="Calibri" w:cs="Calibri"/>
                <w:color w:val="000000"/>
              </w:rPr>
              <w:t>0.021</w:t>
            </w:r>
          </w:p>
        </w:tc>
        <w:tc>
          <w:tcPr>
            <w:tcW w:w="1440" w:type="dxa"/>
            <w:vAlign w:val="bottom"/>
          </w:tcPr>
          <w:p w14:paraId="013FA717" w14:textId="633F5609" w:rsidR="000C6CE3" w:rsidRPr="009E5C64" w:rsidRDefault="000C6CE3" w:rsidP="000C6CE3">
            <w:pPr>
              <w:spacing w:line="360" w:lineRule="auto"/>
            </w:pPr>
            <w:r>
              <w:rPr>
                <w:rFonts w:ascii="Calibri" w:hAnsi="Calibri" w:cs="Calibri"/>
                <w:color w:val="000000"/>
              </w:rPr>
              <w:t>0.504</w:t>
            </w:r>
          </w:p>
        </w:tc>
        <w:tc>
          <w:tcPr>
            <w:tcW w:w="764" w:type="dxa"/>
            <w:vAlign w:val="bottom"/>
          </w:tcPr>
          <w:p w14:paraId="01F9E092"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r w:rsidR="000C6CE3" w14:paraId="2EFB2746" w14:textId="77777777" w:rsidTr="00364A5B">
        <w:tc>
          <w:tcPr>
            <w:tcW w:w="2155" w:type="dxa"/>
          </w:tcPr>
          <w:p w14:paraId="3FD4ADA7" w14:textId="77777777" w:rsidR="000C6CE3" w:rsidRPr="009E5C64" w:rsidRDefault="000C6CE3" w:rsidP="000C6CE3">
            <w:pPr>
              <w:spacing w:line="360" w:lineRule="auto"/>
            </w:pPr>
            <w:r w:rsidRPr="009E5C64">
              <w:t>Class 3 Overall</w:t>
            </w:r>
          </w:p>
        </w:tc>
        <w:tc>
          <w:tcPr>
            <w:tcW w:w="1585" w:type="dxa"/>
            <w:vAlign w:val="bottom"/>
          </w:tcPr>
          <w:p w14:paraId="5D16A786" w14:textId="7DF73890" w:rsidR="000C6CE3" w:rsidRPr="009E5C64" w:rsidRDefault="000C6CE3" w:rsidP="000C6CE3">
            <w:pPr>
              <w:spacing w:line="360" w:lineRule="auto"/>
            </w:pPr>
            <w:r>
              <w:rPr>
                <w:rFonts w:ascii="Calibri" w:hAnsi="Calibri" w:cs="Calibri"/>
                <w:color w:val="000000"/>
              </w:rPr>
              <w:t>0.583</w:t>
            </w:r>
          </w:p>
        </w:tc>
        <w:tc>
          <w:tcPr>
            <w:tcW w:w="764" w:type="dxa"/>
            <w:vAlign w:val="bottom"/>
          </w:tcPr>
          <w:p w14:paraId="4925A0F0" w14:textId="4D26A999" w:rsidR="000C6CE3" w:rsidRPr="009E5C64" w:rsidRDefault="000C6CE3" w:rsidP="000C6CE3">
            <w:pPr>
              <w:spacing w:line="360" w:lineRule="auto"/>
            </w:pPr>
            <w:r>
              <w:rPr>
                <w:rFonts w:ascii="Calibri" w:hAnsi="Calibri" w:cs="Calibri"/>
                <w:color w:val="000000"/>
              </w:rPr>
              <w:t>0.017</w:t>
            </w:r>
          </w:p>
        </w:tc>
        <w:tc>
          <w:tcPr>
            <w:tcW w:w="1440" w:type="dxa"/>
            <w:vAlign w:val="bottom"/>
          </w:tcPr>
          <w:p w14:paraId="439BE82F" w14:textId="68EF1832" w:rsidR="000C6CE3" w:rsidRPr="009E5C64" w:rsidRDefault="000C6CE3" w:rsidP="000C6CE3">
            <w:pPr>
              <w:spacing w:line="360" w:lineRule="auto"/>
            </w:pPr>
            <w:r>
              <w:rPr>
                <w:rFonts w:ascii="Calibri" w:hAnsi="Calibri" w:cs="Calibri"/>
                <w:color w:val="000000"/>
              </w:rPr>
              <w:t>0.580</w:t>
            </w:r>
          </w:p>
        </w:tc>
        <w:tc>
          <w:tcPr>
            <w:tcW w:w="764" w:type="dxa"/>
            <w:vAlign w:val="bottom"/>
          </w:tcPr>
          <w:p w14:paraId="4F273A7A"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r w:rsidR="000C6CE3" w14:paraId="7364A5E2" w14:textId="77777777" w:rsidTr="00364A5B">
        <w:tc>
          <w:tcPr>
            <w:tcW w:w="2155" w:type="dxa"/>
          </w:tcPr>
          <w:p w14:paraId="741E70CF" w14:textId="77777777" w:rsidR="000C6CE3" w:rsidRPr="009E5C64" w:rsidRDefault="000C6CE3" w:rsidP="000C6CE3">
            <w:pPr>
              <w:spacing w:line="360" w:lineRule="auto"/>
            </w:pPr>
            <w:r w:rsidRPr="009E5C64">
              <w:t>Class 1 vs. Class 2</w:t>
            </w:r>
          </w:p>
        </w:tc>
        <w:tc>
          <w:tcPr>
            <w:tcW w:w="1585" w:type="dxa"/>
            <w:vAlign w:val="bottom"/>
          </w:tcPr>
          <w:p w14:paraId="4EDAA0DF" w14:textId="66F32981" w:rsidR="000C6CE3" w:rsidRPr="009E5C64" w:rsidRDefault="000C6CE3" w:rsidP="000C6CE3">
            <w:pPr>
              <w:spacing w:line="360" w:lineRule="auto"/>
            </w:pPr>
            <w:r>
              <w:rPr>
                <w:rFonts w:ascii="Calibri" w:hAnsi="Calibri" w:cs="Calibri"/>
                <w:color w:val="000000"/>
              </w:rPr>
              <w:t>0.601</w:t>
            </w:r>
          </w:p>
        </w:tc>
        <w:tc>
          <w:tcPr>
            <w:tcW w:w="764" w:type="dxa"/>
            <w:vAlign w:val="bottom"/>
          </w:tcPr>
          <w:p w14:paraId="345A659A" w14:textId="32072215" w:rsidR="000C6CE3" w:rsidRPr="009E5C64" w:rsidRDefault="000C6CE3" w:rsidP="000C6CE3">
            <w:pPr>
              <w:spacing w:line="360" w:lineRule="auto"/>
            </w:pPr>
            <w:r>
              <w:rPr>
                <w:rFonts w:ascii="Calibri" w:hAnsi="Calibri" w:cs="Calibri"/>
                <w:color w:val="000000"/>
              </w:rPr>
              <w:t>0.023</w:t>
            </w:r>
          </w:p>
        </w:tc>
        <w:tc>
          <w:tcPr>
            <w:tcW w:w="1440" w:type="dxa"/>
            <w:vAlign w:val="bottom"/>
          </w:tcPr>
          <w:p w14:paraId="0AF88F94" w14:textId="4C5689F5" w:rsidR="000C6CE3" w:rsidRPr="009E5C64" w:rsidRDefault="000C6CE3" w:rsidP="000C6CE3">
            <w:pPr>
              <w:spacing w:line="360" w:lineRule="auto"/>
            </w:pPr>
            <w:r>
              <w:rPr>
                <w:rFonts w:ascii="Calibri" w:hAnsi="Calibri" w:cs="Calibri"/>
                <w:color w:val="000000"/>
              </w:rPr>
              <w:t>0.614</w:t>
            </w:r>
          </w:p>
        </w:tc>
        <w:tc>
          <w:tcPr>
            <w:tcW w:w="764" w:type="dxa"/>
            <w:vAlign w:val="bottom"/>
          </w:tcPr>
          <w:p w14:paraId="7CA8D0F1" w14:textId="2D43789E" w:rsidR="000C6CE3" w:rsidRPr="009E5C64" w:rsidRDefault="000C6CE3" w:rsidP="000C6CE3">
            <w:pPr>
              <w:spacing w:line="360" w:lineRule="auto"/>
            </w:pPr>
            <w:r>
              <w:rPr>
                <w:color w:val="000000"/>
              </w:rPr>
              <w:t>&lt;</w:t>
            </w:r>
            <w:r w:rsidRPr="009E5C64">
              <w:rPr>
                <w:color w:val="000000"/>
              </w:rPr>
              <w:t>.0</w:t>
            </w:r>
            <w:r>
              <w:rPr>
                <w:color w:val="000000"/>
              </w:rPr>
              <w:t>01</w:t>
            </w:r>
          </w:p>
        </w:tc>
      </w:tr>
      <w:tr w:rsidR="000C6CE3" w14:paraId="5C972E27" w14:textId="77777777" w:rsidTr="00364A5B">
        <w:tc>
          <w:tcPr>
            <w:tcW w:w="2155" w:type="dxa"/>
          </w:tcPr>
          <w:p w14:paraId="773CC483" w14:textId="77777777" w:rsidR="000C6CE3" w:rsidRPr="009E5C64" w:rsidRDefault="000C6CE3" w:rsidP="000C6CE3">
            <w:pPr>
              <w:spacing w:line="360" w:lineRule="auto"/>
            </w:pPr>
            <w:r w:rsidRPr="009E5C64">
              <w:t xml:space="preserve">Class </w:t>
            </w:r>
            <w:r>
              <w:t>1</w:t>
            </w:r>
            <w:r w:rsidRPr="009E5C64">
              <w:t xml:space="preserve"> vs. Class 3</w:t>
            </w:r>
          </w:p>
        </w:tc>
        <w:tc>
          <w:tcPr>
            <w:tcW w:w="1585" w:type="dxa"/>
            <w:vAlign w:val="bottom"/>
          </w:tcPr>
          <w:p w14:paraId="714BC7B4" w14:textId="670D58EF" w:rsidR="000C6CE3" w:rsidRPr="009E5C64" w:rsidRDefault="000C6CE3" w:rsidP="000C6CE3">
            <w:pPr>
              <w:spacing w:line="360" w:lineRule="auto"/>
            </w:pPr>
            <w:r>
              <w:rPr>
                <w:rFonts w:ascii="Calibri" w:hAnsi="Calibri" w:cs="Calibri"/>
                <w:color w:val="000000"/>
              </w:rPr>
              <w:t>0.661</w:t>
            </w:r>
          </w:p>
        </w:tc>
        <w:tc>
          <w:tcPr>
            <w:tcW w:w="764" w:type="dxa"/>
            <w:vAlign w:val="bottom"/>
          </w:tcPr>
          <w:p w14:paraId="033936CF" w14:textId="2239F1A5" w:rsidR="000C6CE3" w:rsidRPr="009E5C64" w:rsidRDefault="000C6CE3" w:rsidP="000C6CE3">
            <w:pPr>
              <w:spacing w:line="360" w:lineRule="auto"/>
            </w:pPr>
            <w:r>
              <w:rPr>
                <w:rFonts w:ascii="Calibri" w:hAnsi="Calibri" w:cs="Calibri"/>
                <w:color w:val="000000"/>
              </w:rPr>
              <w:t>0.040</w:t>
            </w:r>
          </w:p>
        </w:tc>
        <w:tc>
          <w:tcPr>
            <w:tcW w:w="1440" w:type="dxa"/>
            <w:vAlign w:val="bottom"/>
          </w:tcPr>
          <w:p w14:paraId="44F864C3" w14:textId="6417B4F2" w:rsidR="000C6CE3" w:rsidRPr="009E5C64" w:rsidRDefault="000C6CE3" w:rsidP="000C6CE3">
            <w:pPr>
              <w:spacing w:line="360" w:lineRule="auto"/>
            </w:pPr>
            <w:r>
              <w:rPr>
                <w:rFonts w:ascii="Calibri" w:hAnsi="Calibri" w:cs="Calibri"/>
                <w:color w:val="000000"/>
              </w:rPr>
              <w:t>0.684</w:t>
            </w:r>
          </w:p>
        </w:tc>
        <w:tc>
          <w:tcPr>
            <w:tcW w:w="764" w:type="dxa"/>
            <w:vAlign w:val="bottom"/>
          </w:tcPr>
          <w:p w14:paraId="083E6436" w14:textId="3BB92468" w:rsidR="000C6CE3" w:rsidRPr="009E5C64" w:rsidRDefault="000C6CE3" w:rsidP="000C6CE3">
            <w:pPr>
              <w:spacing w:line="360" w:lineRule="auto"/>
            </w:pPr>
            <w:r>
              <w:t>&lt;.001</w:t>
            </w:r>
          </w:p>
        </w:tc>
      </w:tr>
      <w:tr w:rsidR="000C6CE3" w14:paraId="6A9B70A2" w14:textId="77777777" w:rsidTr="00364A5B">
        <w:tc>
          <w:tcPr>
            <w:tcW w:w="2155" w:type="dxa"/>
            <w:tcBorders>
              <w:bottom w:val="single" w:sz="4" w:space="0" w:color="auto"/>
            </w:tcBorders>
          </w:tcPr>
          <w:p w14:paraId="2ED27366" w14:textId="77777777" w:rsidR="000C6CE3" w:rsidRPr="009E5C64" w:rsidRDefault="000C6CE3" w:rsidP="000C6CE3">
            <w:pPr>
              <w:spacing w:line="360" w:lineRule="auto"/>
            </w:pPr>
            <w:r w:rsidRPr="009E5C64">
              <w:t>Class 2 vs. Class 3</w:t>
            </w:r>
          </w:p>
        </w:tc>
        <w:tc>
          <w:tcPr>
            <w:tcW w:w="1585" w:type="dxa"/>
            <w:tcBorders>
              <w:bottom w:val="single" w:sz="4" w:space="0" w:color="auto"/>
            </w:tcBorders>
            <w:vAlign w:val="bottom"/>
          </w:tcPr>
          <w:p w14:paraId="5AA1D2BD" w14:textId="55366112" w:rsidR="000C6CE3" w:rsidRPr="009E5C64" w:rsidRDefault="000C6CE3" w:rsidP="000C6CE3">
            <w:pPr>
              <w:spacing w:line="360" w:lineRule="auto"/>
            </w:pPr>
            <w:r>
              <w:rPr>
                <w:rFonts w:ascii="Calibri" w:hAnsi="Calibri" w:cs="Calibri"/>
                <w:color w:val="000000"/>
              </w:rPr>
              <w:t>0.543</w:t>
            </w:r>
          </w:p>
        </w:tc>
        <w:tc>
          <w:tcPr>
            <w:tcW w:w="764" w:type="dxa"/>
            <w:tcBorders>
              <w:bottom w:val="single" w:sz="4" w:space="0" w:color="auto"/>
            </w:tcBorders>
            <w:vAlign w:val="bottom"/>
          </w:tcPr>
          <w:p w14:paraId="0D1E8FD4" w14:textId="2E9E3475" w:rsidR="000C6CE3" w:rsidRPr="009E5C64" w:rsidRDefault="000C6CE3" w:rsidP="000C6CE3">
            <w:pPr>
              <w:spacing w:line="360" w:lineRule="auto"/>
            </w:pPr>
            <w:r>
              <w:rPr>
                <w:rFonts w:ascii="Calibri" w:hAnsi="Calibri" w:cs="Calibri"/>
                <w:color w:val="000000"/>
              </w:rPr>
              <w:t>0.018</w:t>
            </w:r>
          </w:p>
        </w:tc>
        <w:tc>
          <w:tcPr>
            <w:tcW w:w="1440" w:type="dxa"/>
            <w:tcBorders>
              <w:bottom w:val="single" w:sz="4" w:space="0" w:color="auto"/>
            </w:tcBorders>
            <w:vAlign w:val="bottom"/>
          </w:tcPr>
          <w:p w14:paraId="68807275" w14:textId="2C16F506" w:rsidR="000C6CE3" w:rsidRPr="009E5C64" w:rsidRDefault="000C6CE3" w:rsidP="000C6CE3">
            <w:pPr>
              <w:spacing w:line="360" w:lineRule="auto"/>
            </w:pPr>
            <w:r>
              <w:rPr>
                <w:rFonts w:ascii="Calibri" w:hAnsi="Calibri" w:cs="Calibri"/>
                <w:color w:val="000000"/>
              </w:rPr>
              <w:t>0.536</w:t>
            </w:r>
          </w:p>
        </w:tc>
        <w:tc>
          <w:tcPr>
            <w:tcW w:w="764" w:type="dxa"/>
            <w:tcBorders>
              <w:bottom w:val="single" w:sz="4" w:space="0" w:color="auto"/>
            </w:tcBorders>
            <w:vAlign w:val="bottom"/>
          </w:tcPr>
          <w:p w14:paraId="22B3E66C" w14:textId="77777777" w:rsidR="000C6CE3" w:rsidRPr="009E5C64" w:rsidRDefault="000C6CE3" w:rsidP="000C6CE3">
            <w:pPr>
              <w:spacing w:line="360" w:lineRule="auto"/>
            </w:pPr>
            <w:r>
              <w:rPr>
                <w:color w:val="000000"/>
              </w:rPr>
              <w:t>&lt;</w:t>
            </w:r>
            <w:r w:rsidRPr="009E5C64">
              <w:rPr>
                <w:color w:val="000000"/>
              </w:rPr>
              <w:t>.00</w:t>
            </w:r>
            <w:r>
              <w:rPr>
                <w:color w:val="000000"/>
              </w:rPr>
              <w:t>1</w:t>
            </w:r>
          </w:p>
        </w:tc>
      </w:tr>
    </w:tbl>
    <w:p w14:paraId="37322C40" w14:textId="1AD860A7" w:rsidR="00A8215D" w:rsidRDefault="00A8215D" w:rsidP="00A8215D"/>
    <w:p w14:paraId="7A00B27E" w14:textId="07CC8516" w:rsidR="00A8215D" w:rsidRDefault="00A8215D" w:rsidP="00A8215D"/>
    <w:p w14:paraId="4C1A5377" w14:textId="2900D818" w:rsidR="00A8215D" w:rsidRDefault="00A8215D" w:rsidP="00A8215D"/>
    <w:p w14:paraId="206EDEB9" w14:textId="5863160E" w:rsidR="00A8215D" w:rsidRDefault="00A8215D" w:rsidP="00A8215D"/>
    <w:p w14:paraId="6ED492D8" w14:textId="77777777" w:rsidR="00295D0C" w:rsidRDefault="00295D0C" w:rsidP="00295D0C">
      <w:pPr>
        <w:pStyle w:val="Caption"/>
        <w:keepNext/>
      </w:pPr>
    </w:p>
    <w:p w14:paraId="0E596867" w14:textId="1E7E5020" w:rsidR="00295D0C" w:rsidRDefault="00295D0C" w:rsidP="00295D0C">
      <w:pPr>
        <w:pStyle w:val="Caption"/>
        <w:keepNext/>
      </w:pPr>
      <w:r>
        <w:t xml:space="preserve">Table </w:t>
      </w:r>
      <w:fldSimple w:instr=" SEQ Table \* ARABIC ">
        <w:r>
          <w:rPr>
            <w:noProof/>
          </w:rPr>
          <w:t>4</w:t>
        </w:r>
      </w:fldSimple>
      <w:r>
        <w:t xml:space="preserve"> Elastic net regression results predicting expired breath CO values at 1-year trial follow-up.</w:t>
      </w:r>
    </w:p>
    <w:tbl>
      <w:tblPr>
        <w:tblStyle w:val="TableGrid"/>
        <w:tblW w:w="7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1627"/>
        <w:gridCol w:w="804"/>
        <w:gridCol w:w="1649"/>
      </w:tblGrid>
      <w:tr w:rsidR="00295D0C" w:rsidRPr="00AD71BD" w14:paraId="3C87DCFA" w14:textId="77777777" w:rsidTr="00DA14CC">
        <w:trPr>
          <w:trHeight w:val="333"/>
        </w:trPr>
        <w:tc>
          <w:tcPr>
            <w:tcW w:w="3228" w:type="dxa"/>
            <w:tcBorders>
              <w:top w:val="single" w:sz="4" w:space="0" w:color="auto"/>
              <w:bottom w:val="single" w:sz="4" w:space="0" w:color="auto"/>
            </w:tcBorders>
            <w:noWrap/>
            <w:vAlign w:val="center"/>
            <w:hideMark/>
          </w:tcPr>
          <w:p w14:paraId="1706FFE0" w14:textId="77777777" w:rsidR="00295D0C" w:rsidRPr="00AD71BD" w:rsidRDefault="00295D0C" w:rsidP="00DA14CC">
            <w:pPr>
              <w:rPr>
                <w:rFonts w:ascii="Calibri" w:eastAsia="Times New Roman" w:hAnsi="Calibri" w:cs="Calibri"/>
                <w:color w:val="000000"/>
              </w:rPr>
            </w:pPr>
          </w:p>
        </w:tc>
        <w:tc>
          <w:tcPr>
            <w:tcW w:w="1627" w:type="dxa"/>
            <w:tcBorders>
              <w:top w:val="single" w:sz="4" w:space="0" w:color="auto"/>
              <w:bottom w:val="single" w:sz="4" w:space="0" w:color="auto"/>
            </w:tcBorders>
            <w:noWrap/>
            <w:vAlign w:val="center"/>
            <w:hideMark/>
          </w:tcPr>
          <w:p w14:paraId="029300A8" w14:textId="77777777" w:rsidR="00295D0C" w:rsidRPr="00AD71BD" w:rsidRDefault="00295D0C" w:rsidP="00DA14CC">
            <w:pPr>
              <w:jc w:val="right"/>
              <w:rPr>
                <w:rFonts w:ascii="Calibri" w:eastAsia="Times New Roman" w:hAnsi="Calibri" w:cs="Calibri"/>
                <w:color w:val="000000"/>
                <w:vertAlign w:val="superscript"/>
              </w:rPr>
            </w:pPr>
            <w:r>
              <w:rPr>
                <w:rFonts w:ascii="Calibri" w:eastAsia="Times New Roman" w:hAnsi="Calibri" w:cs="Calibri"/>
                <w:color w:val="000000"/>
              </w:rPr>
              <w:t xml:space="preserve">Mean CV </w:t>
            </w:r>
            <w:r>
              <w:rPr>
                <w:rFonts w:ascii="Calibri" w:eastAsia="Times New Roman" w:hAnsi="Calibri" w:cs="Calibri"/>
                <w:i/>
                <w:iCs/>
                <w:color w:val="000000"/>
              </w:rPr>
              <w:t>R</w:t>
            </w:r>
            <w:r>
              <w:rPr>
                <w:rFonts w:ascii="Calibri" w:eastAsia="Times New Roman" w:hAnsi="Calibri" w:cs="Calibri"/>
                <w:color w:val="000000"/>
                <w:vertAlign w:val="superscript"/>
              </w:rPr>
              <w:t>2</w:t>
            </w:r>
          </w:p>
        </w:tc>
        <w:tc>
          <w:tcPr>
            <w:tcW w:w="804" w:type="dxa"/>
            <w:tcBorders>
              <w:top w:val="single" w:sz="4" w:space="0" w:color="auto"/>
              <w:bottom w:val="single" w:sz="4" w:space="0" w:color="auto"/>
            </w:tcBorders>
            <w:noWrap/>
            <w:vAlign w:val="center"/>
            <w:hideMark/>
          </w:tcPr>
          <w:p w14:paraId="5C8CDD0F" w14:textId="77777777" w:rsidR="00295D0C" w:rsidRPr="00AD71BD" w:rsidRDefault="00295D0C" w:rsidP="00DA14CC">
            <w:pPr>
              <w:jc w:val="right"/>
              <w:rPr>
                <w:rFonts w:ascii="Calibri" w:eastAsia="Times New Roman" w:hAnsi="Calibri" w:cs="Calibri"/>
                <w:color w:val="000000"/>
              </w:rPr>
            </w:pPr>
            <w:r>
              <w:rPr>
                <w:rFonts w:ascii="Calibri" w:eastAsia="Times New Roman" w:hAnsi="Calibri" w:cs="Calibri"/>
                <w:color w:val="000000"/>
              </w:rPr>
              <w:t>SE</w:t>
            </w:r>
          </w:p>
        </w:tc>
        <w:tc>
          <w:tcPr>
            <w:tcW w:w="1649" w:type="dxa"/>
            <w:tcBorders>
              <w:top w:val="single" w:sz="4" w:space="0" w:color="auto"/>
              <w:bottom w:val="single" w:sz="4" w:space="0" w:color="auto"/>
            </w:tcBorders>
            <w:noWrap/>
            <w:vAlign w:val="center"/>
            <w:hideMark/>
          </w:tcPr>
          <w:p w14:paraId="230972DA" w14:textId="77777777" w:rsidR="00295D0C" w:rsidRPr="00AD71BD" w:rsidRDefault="00295D0C" w:rsidP="00DA14CC">
            <w:pPr>
              <w:jc w:val="right"/>
              <w:rPr>
                <w:rFonts w:ascii="Calibri" w:eastAsia="Times New Roman" w:hAnsi="Calibri" w:cs="Calibri"/>
                <w:color w:val="000000"/>
              </w:rPr>
            </w:pPr>
            <w:r>
              <w:rPr>
                <w:rFonts w:ascii="Calibri" w:eastAsia="Times New Roman" w:hAnsi="Calibri" w:cs="Calibri"/>
                <w:color w:val="000000"/>
              </w:rPr>
              <w:t xml:space="preserve">Test </w:t>
            </w:r>
            <w:r>
              <w:rPr>
                <w:rFonts w:ascii="Calibri" w:eastAsia="Times New Roman" w:hAnsi="Calibri" w:cs="Calibri"/>
                <w:i/>
                <w:iCs/>
                <w:color w:val="000000"/>
              </w:rPr>
              <w:t>R</w:t>
            </w:r>
            <w:r>
              <w:rPr>
                <w:rFonts w:ascii="Calibri" w:eastAsia="Times New Roman" w:hAnsi="Calibri" w:cs="Calibri"/>
                <w:color w:val="000000"/>
                <w:vertAlign w:val="superscript"/>
              </w:rPr>
              <w:t>2</w:t>
            </w:r>
          </w:p>
        </w:tc>
      </w:tr>
      <w:tr w:rsidR="00D34DE3" w:rsidRPr="00AD71BD" w14:paraId="539ABFC1" w14:textId="77777777" w:rsidTr="00DA14CC">
        <w:trPr>
          <w:trHeight w:val="333"/>
        </w:trPr>
        <w:tc>
          <w:tcPr>
            <w:tcW w:w="3228" w:type="dxa"/>
            <w:tcBorders>
              <w:top w:val="single" w:sz="4" w:space="0" w:color="auto"/>
            </w:tcBorders>
            <w:noWrap/>
            <w:hideMark/>
          </w:tcPr>
          <w:p w14:paraId="43353D1C" w14:textId="77777777" w:rsidR="00D34DE3" w:rsidRPr="00AD71BD" w:rsidRDefault="00D34DE3" w:rsidP="00D34DE3">
            <w:pPr>
              <w:spacing w:before="240" w:line="360" w:lineRule="auto"/>
              <w:rPr>
                <w:rFonts w:ascii="Calibri" w:eastAsia="Times New Roman" w:hAnsi="Calibri" w:cs="Calibri"/>
                <w:color w:val="000000"/>
              </w:rPr>
            </w:pPr>
            <w:r>
              <w:rPr>
                <w:rFonts w:ascii="Calibri" w:eastAsia="Times New Roman" w:hAnsi="Calibri" w:cs="Calibri"/>
                <w:color w:val="000000"/>
              </w:rPr>
              <w:t>Predictors + Latent Class</w:t>
            </w:r>
          </w:p>
        </w:tc>
        <w:tc>
          <w:tcPr>
            <w:tcW w:w="1627" w:type="dxa"/>
            <w:tcBorders>
              <w:top w:val="single" w:sz="4" w:space="0" w:color="auto"/>
            </w:tcBorders>
            <w:noWrap/>
            <w:vAlign w:val="bottom"/>
            <w:hideMark/>
          </w:tcPr>
          <w:p w14:paraId="6C76304A" w14:textId="0B8F87C7" w:rsidR="00D34DE3" w:rsidRPr="00AD71BD" w:rsidRDefault="00D34DE3" w:rsidP="00D34DE3">
            <w:pPr>
              <w:spacing w:before="240" w:line="360" w:lineRule="auto"/>
              <w:jc w:val="right"/>
              <w:rPr>
                <w:rFonts w:ascii="Calibri" w:eastAsia="Times New Roman" w:hAnsi="Calibri" w:cs="Calibri"/>
                <w:color w:val="000000"/>
              </w:rPr>
            </w:pPr>
            <w:r>
              <w:rPr>
                <w:rFonts w:ascii="Calibri" w:hAnsi="Calibri" w:cs="Calibri"/>
                <w:color w:val="000000"/>
              </w:rPr>
              <w:t>0.270</w:t>
            </w:r>
          </w:p>
        </w:tc>
        <w:tc>
          <w:tcPr>
            <w:tcW w:w="804" w:type="dxa"/>
            <w:tcBorders>
              <w:top w:val="single" w:sz="4" w:space="0" w:color="auto"/>
            </w:tcBorders>
            <w:noWrap/>
            <w:vAlign w:val="bottom"/>
            <w:hideMark/>
          </w:tcPr>
          <w:p w14:paraId="0D276DEA" w14:textId="0D40A109" w:rsidR="00D34DE3" w:rsidRPr="00AD71BD" w:rsidRDefault="00D34DE3" w:rsidP="00D34DE3">
            <w:pPr>
              <w:spacing w:before="240" w:line="360" w:lineRule="auto"/>
              <w:jc w:val="right"/>
              <w:rPr>
                <w:rFonts w:ascii="Calibri" w:eastAsia="Times New Roman" w:hAnsi="Calibri" w:cs="Calibri"/>
                <w:color w:val="000000"/>
              </w:rPr>
            </w:pPr>
            <w:r>
              <w:rPr>
                <w:rFonts w:ascii="Calibri" w:hAnsi="Calibri" w:cs="Calibri"/>
                <w:color w:val="000000"/>
              </w:rPr>
              <w:t>0.003</w:t>
            </w:r>
          </w:p>
        </w:tc>
        <w:tc>
          <w:tcPr>
            <w:tcW w:w="1649" w:type="dxa"/>
            <w:tcBorders>
              <w:top w:val="single" w:sz="4" w:space="0" w:color="auto"/>
            </w:tcBorders>
            <w:noWrap/>
            <w:vAlign w:val="bottom"/>
            <w:hideMark/>
          </w:tcPr>
          <w:p w14:paraId="3CB05431" w14:textId="75E9E7D6" w:rsidR="00D34DE3" w:rsidRPr="00AD71BD" w:rsidRDefault="00D34DE3" w:rsidP="00D34DE3">
            <w:pPr>
              <w:spacing w:before="240" w:line="360" w:lineRule="auto"/>
              <w:jc w:val="right"/>
              <w:rPr>
                <w:rFonts w:ascii="Calibri" w:eastAsia="Times New Roman" w:hAnsi="Calibri" w:cs="Calibri"/>
                <w:color w:val="000000"/>
              </w:rPr>
            </w:pPr>
            <w:r>
              <w:rPr>
                <w:rFonts w:ascii="Calibri" w:hAnsi="Calibri" w:cs="Calibri"/>
                <w:color w:val="000000"/>
              </w:rPr>
              <w:t>0.238</w:t>
            </w:r>
          </w:p>
        </w:tc>
      </w:tr>
      <w:tr w:rsidR="00D34DE3" w:rsidRPr="00AD71BD" w14:paraId="285FD65B" w14:textId="77777777" w:rsidTr="00DA14CC">
        <w:trPr>
          <w:trHeight w:val="333"/>
        </w:trPr>
        <w:tc>
          <w:tcPr>
            <w:tcW w:w="3228" w:type="dxa"/>
            <w:noWrap/>
            <w:hideMark/>
          </w:tcPr>
          <w:p w14:paraId="72BB34CA" w14:textId="77777777" w:rsidR="00D34DE3" w:rsidRPr="00AD71BD" w:rsidRDefault="00D34DE3" w:rsidP="00D34DE3">
            <w:pPr>
              <w:spacing w:line="360" w:lineRule="auto"/>
              <w:rPr>
                <w:rFonts w:ascii="Calibri" w:eastAsia="Times New Roman" w:hAnsi="Calibri" w:cs="Calibri"/>
                <w:color w:val="000000"/>
              </w:rPr>
            </w:pPr>
            <w:r>
              <w:rPr>
                <w:rFonts w:ascii="Calibri" w:eastAsia="Times New Roman" w:hAnsi="Calibri" w:cs="Calibri"/>
                <w:color w:val="000000"/>
              </w:rPr>
              <w:t>Predictors Alone</w:t>
            </w:r>
          </w:p>
        </w:tc>
        <w:tc>
          <w:tcPr>
            <w:tcW w:w="1627" w:type="dxa"/>
            <w:noWrap/>
            <w:vAlign w:val="bottom"/>
            <w:hideMark/>
          </w:tcPr>
          <w:p w14:paraId="12E515E2" w14:textId="41B0012E"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0.207</w:t>
            </w:r>
          </w:p>
        </w:tc>
        <w:tc>
          <w:tcPr>
            <w:tcW w:w="804" w:type="dxa"/>
            <w:noWrap/>
            <w:vAlign w:val="bottom"/>
            <w:hideMark/>
          </w:tcPr>
          <w:p w14:paraId="7985332C" w14:textId="23BD32E5"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0.005</w:t>
            </w:r>
          </w:p>
        </w:tc>
        <w:tc>
          <w:tcPr>
            <w:tcW w:w="1649" w:type="dxa"/>
            <w:noWrap/>
            <w:vAlign w:val="bottom"/>
            <w:hideMark/>
          </w:tcPr>
          <w:p w14:paraId="06092868" w14:textId="47842A74"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0.162</w:t>
            </w:r>
          </w:p>
        </w:tc>
      </w:tr>
      <w:tr w:rsidR="00D34DE3" w:rsidRPr="00AD71BD" w14:paraId="420C3695" w14:textId="77777777" w:rsidTr="00DA14CC">
        <w:trPr>
          <w:trHeight w:val="333"/>
        </w:trPr>
        <w:tc>
          <w:tcPr>
            <w:tcW w:w="3228" w:type="dxa"/>
            <w:noWrap/>
            <w:hideMark/>
          </w:tcPr>
          <w:p w14:paraId="7FAF19DA" w14:textId="77777777" w:rsidR="00D34DE3" w:rsidRPr="00AD71BD" w:rsidRDefault="00D34DE3" w:rsidP="00D34DE3">
            <w:pPr>
              <w:spacing w:line="360" w:lineRule="auto"/>
              <w:rPr>
                <w:rFonts w:ascii="Calibri" w:eastAsia="Times New Roman" w:hAnsi="Calibri" w:cs="Calibri"/>
                <w:color w:val="000000"/>
              </w:rPr>
            </w:pPr>
            <w:r>
              <w:rPr>
                <w:rFonts w:ascii="Calibri" w:eastAsia="Times New Roman" w:hAnsi="Calibri" w:cs="Calibri"/>
                <w:color w:val="000000"/>
              </w:rPr>
              <w:t>Predictors w/in Class 1 Alone</w:t>
            </w:r>
          </w:p>
        </w:tc>
        <w:tc>
          <w:tcPr>
            <w:tcW w:w="1627" w:type="dxa"/>
            <w:noWrap/>
            <w:vAlign w:val="bottom"/>
            <w:hideMark/>
          </w:tcPr>
          <w:p w14:paraId="7B7FB442" w14:textId="045144E1"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0.136</w:t>
            </w:r>
          </w:p>
        </w:tc>
        <w:tc>
          <w:tcPr>
            <w:tcW w:w="804" w:type="dxa"/>
            <w:noWrap/>
            <w:vAlign w:val="bottom"/>
            <w:hideMark/>
          </w:tcPr>
          <w:p w14:paraId="6D332FC0" w14:textId="7DBF53AF"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0.016</w:t>
            </w:r>
          </w:p>
        </w:tc>
        <w:tc>
          <w:tcPr>
            <w:tcW w:w="1649" w:type="dxa"/>
            <w:noWrap/>
            <w:vAlign w:val="bottom"/>
            <w:hideMark/>
          </w:tcPr>
          <w:p w14:paraId="5FBBC89E" w14:textId="0471586F"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0.003</w:t>
            </w:r>
          </w:p>
        </w:tc>
      </w:tr>
      <w:tr w:rsidR="00D34DE3" w:rsidRPr="00AD71BD" w14:paraId="44F0194F" w14:textId="77777777" w:rsidTr="00DA14CC">
        <w:trPr>
          <w:trHeight w:val="333"/>
        </w:trPr>
        <w:tc>
          <w:tcPr>
            <w:tcW w:w="3228" w:type="dxa"/>
            <w:noWrap/>
            <w:hideMark/>
          </w:tcPr>
          <w:p w14:paraId="6996BC28" w14:textId="77777777" w:rsidR="00D34DE3" w:rsidRPr="00AD71BD" w:rsidRDefault="00D34DE3" w:rsidP="00D34DE3">
            <w:pPr>
              <w:spacing w:line="360" w:lineRule="auto"/>
              <w:rPr>
                <w:rFonts w:ascii="Calibri" w:eastAsia="Times New Roman" w:hAnsi="Calibri" w:cs="Calibri"/>
                <w:color w:val="000000"/>
              </w:rPr>
            </w:pPr>
            <w:r>
              <w:rPr>
                <w:rFonts w:ascii="Calibri" w:eastAsia="Times New Roman" w:hAnsi="Calibri" w:cs="Calibri"/>
                <w:color w:val="000000"/>
              </w:rPr>
              <w:t>Predictors w/in Class 2 Alone</w:t>
            </w:r>
          </w:p>
        </w:tc>
        <w:tc>
          <w:tcPr>
            <w:tcW w:w="1627" w:type="dxa"/>
            <w:noWrap/>
            <w:vAlign w:val="bottom"/>
            <w:hideMark/>
          </w:tcPr>
          <w:p w14:paraId="56BD360D" w14:textId="327F4E21"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0.276</w:t>
            </w:r>
          </w:p>
        </w:tc>
        <w:tc>
          <w:tcPr>
            <w:tcW w:w="804" w:type="dxa"/>
            <w:noWrap/>
            <w:vAlign w:val="bottom"/>
            <w:hideMark/>
          </w:tcPr>
          <w:p w14:paraId="33CF83AA" w14:textId="66B7918F"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0.013</w:t>
            </w:r>
          </w:p>
        </w:tc>
        <w:tc>
          <w:tcPr>
            <w:tcW w:w="1649" w:type="dxa"/>
            <w:noWrap/>
            <w:vAlign w:val="bottom"/>
            <w:hideMark/>
          </w:tcPr>
          <w:p w14:paraId="3AFADCA9" w14:textId="21BDEAC7"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0.257</w:t>
            </w:r>
          </w:p>
        </w:tc>
      </w:tr>
      <w:tr w:rsidR="00D34DE3" w:rsidRPr="00AD71BD" w14:paraId="2D59A476" w14:textId="77777777" w:rsidTr="00DA14CC">
        <w:trPr>
          <w:trHeight w:val="333"/>
        </w:trPr>
        <w:tc>
          <w:tcPr>
            <w:tcW w:w="3228" w:type="dxa"/>
            <w:tcBorders>
              <w:bottom w:val="single" w:sz="4" w:space="0" w:color="auto"/>
            </w:tcBorders>
            <w:noWrap/>
            <w:hideMark/>
          </w:tcPr>
          <w:p w14:paraId="4A07C457" w14:textId="77777777" w:rsidR="00D34DE3" w:rsidRPr="00AD71BD" w:rsidRDefault="00D34DE3" w:rsidP="00D34DE3">
            <w:pPr>
              <w:spacing w:line="360" w:lineRule="auto"/>
              <w:rPr>
                <w:rFonts w:ascii="Calibri" w:eastAsia="Times New Roman" w:hAnsi="Calibri" w:cs="Calibri"/>
                <w:color w:val="000000"/>
              </w:rPr>
            </w:pPr>
            <w:r>
              <w:rPr>
                <w:rFonts w:ascii="Calibri" w:eastAsia="Times New Roman" w:hAnsi="Calibri" w:cs="Calibri"/>
                <w:color w:val="000000"/>
              </w:rPr>
              <w:t>Predictors w/in Class 3 Alone</w:t>
            </w:r>
          </w:p>
        </w:tc>
        <w:tc>
          <w:tcPr>
            <w:tcW w:w="1627" w:type="dxa"/>
            <w:tcBorders>
              <w:bottom w:val="single" w:sz="4" w:space="0" w:color="auto"/>
            </w:tcBorders>
            <w:noWrap/>
            <w:vAlign w:val="bottom"/>
            <w:hideMark/>
          </w:tcPr>
          <w:p w14:paraId="270412E0" w14:textId="6CF425E6"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0.262</w:t>
            </w:r>
          </w:p>
        </w:tc>
        <w:tc>
          <w:tcPr>
            <w:tcW w:w="804" w:type="dxa"/>
            <w:tcBorders>
              <w:bottom w:val="single" w:sz="4" w:space="0" w:color="auto"/>
            </w:tcBorders>
            <w:noWrap/>
            <w:vAlign w:val="bottom"/>
            <w:hideMark/>
          </w:tcPr>
          <w:p w14:paraId="6254E9F9" w14:textId="6C2596E1"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0.009</w:t>
            </w:r>
          </w:p>
        </w:tc>
        <w:tc>
          <w:tcPr>
            <w:tcW w:w="1649" w:type="dxa"/>
            <w:tcBorders>
              <w:bottom w:val="single" w:sz="4" w:space="0" w:color="auto"/>
            </w:tcBorders>
            <w:noWrap/>
            <w:vAlign w:val="bottom"/>
            <w:hideMark/>
          </w:tcPr>
          <w:p w14:paraId="6EA0E40C" w14:textId="15196CA5" w:rsidR="00D34DE3" w:rsidRPr="00AD71BD" w:rsidRDefault="00D34DE3" w:rsidP="00D34DE3">
            <w:pPr>
              <w:spacing w:line="360" w:lineRule="auto"/>
              <w:jc w:val="right"/>
              <w:rPr>
                <w:rFonts w:ascii="Calibri" w:eastAsia="Times New Roman" w:hAnsi="Calibri" w:cs="Calibri"/>
                <w:color w:val="000000"/>
              </w:rPr>
            </w:pPr>
            <w:r>
              <w:rPr>
                <w:rFonts w:ascii="Calibri" w:hAnsi="Calibri" w:cs="Calibri"/>
                <w:color w:val="000000"/>
              </w:rPr>
              <w:t>0.019</w:t>
            </w:r>
          </w:p>
        </w:tc>
      </w:tr>
    </w:tbl>
    <w:p w14:paraId="6306FF55" w14:textId="77777777" w:rsidR="00295D0C" w:rsidRDefault="00295D0C" w:rsidP="00295D0C"/>
    <w:p w14:paraId="6C51EF6D" w14:textId="1E5B085C" w:rsidR="00A8215D" w:rsidRDefault="00A8215D" w:rsidP="00A8215D"/>
    <w:p w14:paraId="255C6A4B" w14:textId="656693EA" w:rsidR="00A8215D" w:rsidRDefault="00A8215D" w:rsidP="00A8215D"/>
    <w:p w14:paraId="54BDB67F" w14:textId="77777777" w:rsidR="00295D0C" w:rsidRDefault="00295D0C" w:rsidP="00295D0C">
      <w:pPr>
        <w:pStyle w:val="Caption"/>
        <w:keepNext/>
      </w:pPr>
      <w:r>
        <w:t xml:space="preserve">Table </w:t>
      </w:r>
      <w:fldSimple w:instr=" SEQ Table \* ARABIC ">
        <w:r>
          <w:rPr>
            <w:noProof/>
          </w:rPr>
          <w:t>5</w:t>
        </w:r>
      </w:fldSimple>
      <w:r>
        <w:t xml:space="preserve"> </w:t>
      </w:r>
      <w:proofErr w:type="gramStart"/>
      <w:r>
        <w:t>Post-hoc</w:t>
      </w:r>
      <w:proofErr w:type="gramEnd"/>
      <w:r>
        <w:t xml:space="preserve"> quit smoking classification from 1-year follow-up CO prediction using elastic net regression model. CO values &lt;= 11ppm were considered indicative of smoking cessation.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1080"/>
        <w:gridCol w:w="1185"/>
        <w:gridCol w:w="1185"/>
        <w:gridCol w:w="1185"/>
        <w:gridCol w:w="1185"/>
        <w:gridCol w:w="1185"/>
        <w:gridCol w:w="1185"/>
      </w:tblGrid>
      <w:tr w:rsidR="00295D0C" w14:paraId="3B4CD5C0" w14:textId="77777777" w:rsidTr="00DA14CC">
        <w:tc>
          <w:tcPr>
            <w:tcW w:w="625" w:type="pct"/>
            <w:tcBorders>
              <w:top w:val="single" w:sz="4" w:space="0" w:color="auto"/>
            </w:tcBorders>
          </w:tcPr>
          <w:p w14:paraId="0D0F06F3" w14:textId="77777777" w:rsidR="00295D0C" w:rsidRDefault="00295D0C" w:rsidP="00DA14CC"/>
        </w:tc>
        <w:tc>
          <w:tcPr>
            <w:tcW w:w="577" w:type="pct"/>
            <w:tcBorders>
              <w:top w:val="single" w:sz="4" w:space="0" w:color="auto"/>
            </w:tcBorders>
          </w:tcPr>
          <w:p w14:paraId="148A3F78" w14:textId="77777777" w:rsidR="00295D0C" w:rsidRDefault="00295D0C" w:rsidP="00DA14CC"/>
        </w:tc>
        <w:tc>
          <w:tcPr>
            <w:tcW w:w="1266" w:type="pct"/>
            <w:gridSpan w:val="2"/>
            <w:tcBorders>
              <w:top w:val="single" w:sz="4" w:space="0" w:color="auto"/>
            </w:tcBorders>
            <w:vAlign w:val="center"/>
          </w:tcPr>
          <w:p w14:paraId="16B191FF" w14:textId="77777777" w:rsidR="00295D0C" w:rsidRDefault="00295D0C" w:rsidP="00DA14CC">
            <w:pPr>
              <w:jc w:val="center"/>
            </w:pPr>
            <w:r>
              <w:t>Class 1</w:t>
            </w:r>
          </w:p>
        </w:tc>
        <w:tc>
          <w:tcPr>
            <w:tcW w:w="1266" w:type="pct"/>
            <w:gridSpan w:val="2"/>
            <w:tcBorders>
              <w:top w:val="single" w:sz="4" w:space="0" w:color="auto"/>
            </w:tcBorders>
          </w:tcPr>
          <w:p w14:paraId="353AAE57" w14:textId="77777777" w:rsidR="00295D0C" w:rsidRDefault="00295D0C" w:rsidP="00DA14CC">
            <w:pPr>
              <w:jc w:val="center"/>
            </w:pPr>
            <w:r>
              <w:t>Class 2</w:t>
            </w:r>
          </w:p>
        </w:tc>
        <w:tc>
          <w:tcPr>
            <w:tcW w:w="1266" w:type="pct"/>
            <w:gridSpan w:val="2"/>
            <w:tcBorders>
              <w:top w:val="single" w:sz="4" w:space="0" w:color="auto"/>
            </w:tcBorders>
          </w:tcPr>
          <w:p w14:paraId="273F1D1E" w14:textId="77777777" w:rsidR="00295D0C" w:rsidRDefault="00295D0C" w:rsidP="00DA14CC">
            <w:pPr>
              <w:jc w:val="center"/>
            </w:pPr>
            <w:r>
              <w:t>Class 3</w:t>
            </w:r>
          </w:p>
        </w:tc>
      </w:tr>
      <w:tr w:rsidR="00295D0C" w14:paraId="63F78AFD" w14:textId="77777777" w:rsidTr="00DA14CC">
        <w:tc>
          <w:tcPr>
            <w:tcW w:w="625" w:type="pct"/>
          </w:tcPr>
          <w:p w14:paraId="0DB0F607" w14:textId="77777777" w:rsidR="00295D0C" w:rsidRPr="003B4E93" w:rsidRDefault="00295D0C" w:rsidP="00DA14CC">
            <w:pPr>
              <w:rPr>
                <w:i/>
                <w:iCs/>
              </w:rPr>
            </w:pPr>
          </w:p>
        </w:tc>
        <w:tc>
          <w:tcPr>
            <w:tcW w:w="577" w:type="pct"/>
          </w:tcPr>
          <w:p w14:paraId="58DB24C3" w14:textId="77777777" w:rsidR="00295D0C" w:rsidRPr="003B4E93" w:rsidRDefault="00295D0C" w:rsidP="00DA14CC">
            <w:pPr>
              <w:rPr>
                <w:i/>
                <w:iCs/>
              </w:rPr>
            </w:pPr>
          </w:p>
        </w:tc>
        <w:tc>
          <w:tcPr>
            <w:tcW w:w="1266" w:type="pct"/>
            <w:gridSpan w:val="2"/>
            <w:vAlign w:val="center"/>
          </w:tcPr>
          <w:p w14:paraId="6A1E2BD9" w14:textId="77777777" w:rsidR="00295D0C" w:rsidRPr="003B4E93" w:rsidRDefault="00295D0C" w:rsidP="00DA14CC">
            <w:pPr>
              <w:jc w:val="center"/>
              <w:rPr>
                <w:i/>
                <w:iCs/>
              </w:rPr>
            </w:pPr>
            <w:r w:rsidRPr="003B4E93">
              <w:rPr>
                <w:i/>
                <w:iCs/>
              </w:rPr>
              <w:t>Actual</w:t>
            </w:r>
          </w:p>
        </w:tc>
        <w:tc>
          <w:tcPr>
            <w:tcW w:w="1266" w:type="pct"/>
            <w:gridSpan w:val="2"/>
          </w:tcPr>
          <w:p w14:paraId="228509F6" w14:textId="77777777" w:rsidR="00295D0C" w:rsidRPr="003B4E93" w:rsidRDefault="00295D0C" w:rsidP="00DA14CC">
            <w:pPr>
              <w:jc w:val="center"/>
              <w:rPr>
                <w:i/>
                <w:iCs/>
              </w:rPr>
            </w:pPr>
            <w:r w:rsidRPr="003B4E93">
              <w:rPr>
                <w:i/>
                <w:iCs/>
              </w:rPr>
              <w:t>Actual</w:t>
            </w:r>
          </w:p>
        </w:tc>
        <w:tc>
          <w:tcPr>
            <w:tcW w:w="1266" w:type="pct"/>
            <w:gridSpan w:val="2"/>
          </w:tcPr>
          <w:p w14:paraId="64DBEBF2" w14:textId="77777777" w:rsidR="00295D0C" w:rsidRPr="003B4E93" w:rsidRDefault="00295D0C" w:rsidP="00DA14CC">
            <w:pPr>
              <w:jc w:val="center"/>
              <w:rPr>
                <w:i/>
                <w:iCs/>
              </w:rPr>
            </w:pPr>
            <w:r w:rsidRPr="003B4E93">
              <w:rPr>
                <w:i/>
                <w:iCs/>
              </w:rPr>
              <w:t>Actual</w:t>
            </w:r>
          </w:p>
        </w:tc>
      </w:tr>
      <w:tr w:rsidR="00295D0C" w14:paraId="79D9507B" w14:textId="77777777" w:rsidTr="00DA14CC">
        <w:tc>
          <w:tcPr>
            <w:tcW w:w="625" w:type="pct"/>
            <w:tcBorders>
              <w:bottom w:val="single" w:sz="4" w:space="0" w:color="auto"/>
            </w:tcBorders>
          </w:tcPr>
          <w:p w14:paraId="2A9BF137" w14:textId="77777777" w:rsidR="00295D0C" w:rsidRDefault="00295D0C" w:rsidP="00DA14CC">
            <w:pPr>
              <w:jc w:val="right"/>
            </w:pPr>
          </w:p>
        </w:tc>
        <w:tc>
          <w:tcPr>
            <w:tcW w:w="577" w:type="pct"/>
            <w:tcBorders>
              <w:bottom w:val="single" w:sz="4" w:space="0" w:color="auto"/>
            </w:tcBorders>
            <w:vAlign w:val="center"/>
          </w:tcPr>
          <w:p w14:paraId="3B8194A3" w14:textId="77777777" w:rsidR="00295D0C" w:rsidRDefault="00295D0C" w:rsidP="00DA14CC">
            <w:pPr>
              <w:jc w:val="right"/>
            </w:pPr>
          </w:p>
        </w:tc>
        <w:tc>
          <w:tcPr>
            <w:tcW w:w="633" w:type="pct"/>
            <w:tcBorders>
              <w:bottom w:val="single" w:sz="4" w:space="0" w:color="auto"/>
            </w:tcBorders>
            <w:vAlign w:val="center"/>
          </w:tcPr>
          <w:p w14:paraId="752FF9E4" w14:textId="77777777" w:rsidR="00295D0C" w:rsidRDefault="00295D0C" w:rsidP="00DA14CC">
            <w:pPr>
              <w:jc w:val="center"/>
            </w:pPr>
            <w:r>
              <w:t>Not Quit</w:t>
            </w:r>
          </w:p>
        </w:tc>
        <w:tc>
          <w:tcPr>
            <w:tcW w:w="633" w:type="pct"/>
            <w:tcBorders>
              <w:bottom w:val="single" w:sz="4" w:space="0" w:color="auto"/>
            </w:tcBorders>
            <w:vAlign w:val="center"/>
          </w:tcPr>
          <w:p w14:paraId="4C92A75F" w14:textId="77777777" w:rsidR="00295D0C" w:rsidRDefault="00295D0C" w:rsidP="00DA14CC">
            <w:pPr>
              <w:jc w:val="center"/>
            </w:pPr>
            <w:r>
              <w:t>Quit</w:t>
            </w:r>
          </w:p>
        </w:tc>
        <w:tc>
          <w:tcPr>
            <w:tcW w:w="633" w:type="pct"/>
            <w:tcBorders>
              <w:bottom w:val="single" w:sz="4" w:space="0" w:color="auto"/>
            </w:tcBorders>
            <w:vAlign w:val="center"/>
          </w:tcPr>
          <w:p w14:paraId="312BD7FB" w14:textId="77777777" w:rsidR="00295D0C" w:rsidRDefault="00295D0C" w:rsidP="00DA14CC">
            <w:pPr>
              <w:jc w:val="center"/>
            </w:pPr>
            <w:r>
              <w:t>Not Quit</w:t>
            </w:r>
          </w:p>
        </w:tc>
        <w:tc>
          <w:tcPr>
            <w:tcW w:w="633" w:type="pct"/>
            <w:tcBorders>
              <w:bottom w:val="single" w:sz="4" w:space="0" w:color="auto"/>
            </w:tcBorders>
            <w:vAlign w:val="center"/>
          </w:tcPr>
          <w:p w14:paraId="7A09844F" w14:textId="77777777" w:rsidR="00295D0C" w:rsidRDefault="00295D0C" w:rsidP="00DA14CC">
            <w:pPr>
              <w:jc w:val="center"/>
            </w:pPr>
            <w:r>
              <w:t>Quit</w:t>
            </w:r>
          </w:p>
        </w:tc>
        <w:tc>
          <w:tcPr>
            <w:tcW w:w="633" w:type="pct"/>
            <w:tcBorders>
              <w:bottom w:val="single" w:sz="4" w:space="0" w:color="auto"/>
            </w:tcBorders>
            <w:vAlign w:val="center"/>
          </w:tcPr>
          <w:p w14:paraId="5A25B984" w14:textId="77777777" w:rsidR="00295D0C" w:rsidRDefault="00295D0C" w:rsidP="00DA14CC">
            <w:pPr>
              <w:jc w:val="center"/>
            </w:pPr>
            <w:r>
              <w:t>Not Quit</w:t>
            </w:r>
          </w:p>
        </w:tc>
        <w:tc>
          <w:tcPr>
            <w:tcW w:w="633" w:type="pct"/>
            <w:tcBorders>
              <w:bottom w:val="single" w:sz="4" w:space="0" w:color="auto"/>
            </w:tcBorders>
            <w:vAlign w:val="center"/>
          </w:tcPr>
          <w:p w14:paraId="744AEFAA" w14:textId="77777777" w:rsidR="00295D0C" w:rsidRDefault="00295D0C" w:rsidP="00DA14CC">
            <w:pPr>
              <w:jc w:val="center"/>
            </w:pPr>
            <w:r>
              <w:t>Quit</w:t>
            </w:r>
          </w:p>
        </w:tc>
      </w:tr>
      <w:tr w:rsidR="00295D0C" w14:paraId="1120FBA9" w14:textId="77777777" w:rsidTr="00DA14CC">
        <w:tc>
          <w:tcPr>
            <w:tcW w:w="625" w:type="pct"/>
            <w:tcBorders>
              <w:top w:val="single" w:sz="4" w:space="0" w:color="auto"/>
            </w:tcBorders>
          </w:tcPr>
          <w:p w14:paraId="20F1651D" w14:textId="77777777" w:rsidR="00295D0C" w:rsidRPr="003B4E93" w:rsidRDefault="00295D0C" w:rsidP="00DA14CC">
            <w:pPr>
              <w:spacing w:before="240" w:line="360" w:lineRule="auto"/>
              <w:rPr>
                <w:i/>
                <w:iCs/>
              </w:rPr>
            </w:pPr>
            <w:r w:rsidRPr="003B4E93">
              <w:rPr>
                <w:i/>
                <w:iCs/>
              </w:rPr>
              <w:t>Predicted</w:t>
            </w:r>
          </w:p>
        </w:tc>
        <w:tc>
          <w:tcPr>
            <w:tcW w:w="577" w:type="pct"/>
            <w:tcBorders>
              <w:top w:val="single" w:sz="4" w:space="0" w:color="auto"/>
            </w:tcBorders>
          </w:tcPr>
          <w:p w14:paraId="67C0C8B3" w14:textId="77777777" w:rsidR="00295D0C" w:rsidRDefault="00295D0C" w:rsidP="00DA14CC">
            <w:pPr>
              <w:spacing w:before="240" w:line="360" w:lineRule="auto"/>
            </w:pPr>
            <w:r>
              <w:t>Not Quit</w:t>
            </w:r>
          </w:p>
        </w:tc>
        <w:tc>
          <w:tcPr>
            <w:tcW w:w="633" w:type="pct"/>
            <w:tcBorders>
              <w:top w:val="single" w:sz="4" w:space="0" w:color="auto"/>
            </w:tcBorders>
            <w:shd w:val="clear" w:color="auto" w:fill="FFFFFF" w:themeFill="background1"/>
            <w:vAlign w:val="center"/>
          </w:tcPr>
          <w:p w14:paraId="69E05996" w14:textId="77777777" w:rsidR="00295D0C" w:rsidRDefault="00295D0C" w:rsidP="00DA14CC">
            <w:pPr>
              <w:spacing w:before="240" w:line="360" w:lineRule="auto"/>
              <w:jc w:val="center"/>
            </w:pPr>
            <w:r>
              <w:t>6</w:t>
            </w:r>
          </w:p>
        </w:tc>
        <w:tc>
          <w:tcPr>
            <w:tcW w:w="633" w:type="pct"/>
            <w:tcBorders>
              <w:top w:val="single" w:sz="4" w:space="0" w:color="auto"/>
            </w:tcBorders>
            <w:shd w:val="clear" w:color="auto" w:fill="FFFFFF" w:themeFill="background1"/>
            <w:vAlign w:val="center"/>
          </w:tcPr>
          <w:p w14:paraId="5ED9B22C" w14:textId="77777777" w:rsidR="00295D0C" w:rsidRDefault="00295D0C" w:rsidP="00DA14CC">
            <w:pPr>
              <w:spacing w:before="240" w:line="360" w:lineRule="auto"/>
              <w:jc w:val="center"/>
            </w:pPr>
            <w:r>
              <w:t>7</w:t>
            </w:r>
          </w:p>
        </w:tc>
        <w:tc>
          <w:tcPr>
            <w:tcW w:w="633" w:type="pct"/>
            <w:tcBorders>
              <w:top w:val="single" w:sz="4" w:space="0" w:color="auto"/>
            </w:tcBorders>
            <w:shd w:val="clear" w:color="auto" w:fill="FFFFFF" w:themeFill="background1"/>
            <w:vAlign w:val="center"/>
          </w:tcPr>
          <w:p w14:paraId="6095244A" w14:textId="77777777" w:rsidR="00295D0C" w:rsidRDefault="00295D0C" w:rsidP="00DA14CC">
            <w:pPr>
              <w:spacing w:before="240" w:line="360" w:lineRule="auto"/>
              <w:jc w:val="center"/>
            </w:pPr>
            <w:r>
              <w:t>82</w:t>
            </w:r>
          </w:p>
        </w:tc>
        <w:tc>
          <w:tcPr>
            <w:tcW w:w="633" w:type="pct"/>
            <w:tcBorders>
              <w:top w:val="single" w:sz="4" w:space="0" w:color="auto"/>
            </w:tcBorders>
            <w:shd w:val="clear" w:color="auto" w:fill="FFFFFF" w:themeFill="background1"/>
            <w:vAlign w:val="center"/>
          </w:tcPr>
          <w:p w14:paraId="549E10B6" w14:textId="77777777" w:rsidR="00295D0C" w:rsidRDefault="00295D0C" w:rsidP="00DA14CC">
            <w:pPr>
              <w:spacing w:before="240" w:line="360" w:lineRule="auto"/>
              <w:jc w:val="center"/>
            </w:pPr>
            <w:r>
              <w:t>20</w:t>
            </w:r>
          </w:p>
        </w:tc>
        <w:tc>
          <w:tcPr>
            <w:tcW w:w="633" w:type="pct"/>
            <w:tcBorders>
              <w:top w:val="single" w:sz="4" w:space="0" w:color="auto"/>
            </w:tcBorders>
            <w:shd w:val="clear" w:color="auto" w:fill="FFFFFF" w:themeFill="background1"/>
            <w:vAlign w:val="center"/>
          </w:tcPr>
          <w:p w14:paraId="4EF3EA30" w14:textId="77777777" w:rsidR="00295D0C" w:rsidRDefault="00295D0C" w:rsidP="00DA14CC">
            <w:pPr>
              <w:spacing w:before="240" w:line="360" w:lineRule="auto"/>
              <w:jc w:val="center"/>
            </w:pPr>
            <w:r>
              <w:t>42</w:t>
            </w:r>
          </w:p>
        </w:tc>
        <w:tc>
          <w:tcPr>
            <w:tcW w:w="633" w:type="pct"/>
            <w:tcBorders>
              <w:top w:val="single" w:sz="4" w:space="0" w:color="auto"/>
            </w:tcBorders>
            <w:shd w:val="clear" w:color="auto" w:fill="FFFFFF" w:themeFill="background1"/>
            <w:vAlign w:val="center"/>
          </w:tcPr>
          <w:p w14:paraId="7E6C05A1" w14:textId="77777777" w:rsidR="00295D0C" w:rsidRDefault="00295D0C" w:rsidP="00DA14CC">
            <w:pPr>
              <w:spacing w:before="240" w:line="360" w:lineRule="auto"/>
              <w:jc w:val="center"/>
            </w:pPr>
            <w:r>
              <w:t>5</w:t>
            </w:r>
          </w:p>
        </w:tc>
      </w:tr>
      <w:tr w:rsidR="00295D0C" w14:paraId="4F8DFB89" w14:textId="77777777" w:rsidTr="00DA14CC">
        <w:tc>
          <w:tcPr>
            <w:tcW w:w="625" w:type="pct"/>
          </w:tcPr>
          <w:p w14:paraId="396333C6" w14:textId="77777777" w:rsidR="00295D0C" w:rsidRDefault="00295D0C" w:rsidP="00DA14CC">
            <w:pPr>
              <w:spacing w:line="360" w:lineRule="auto"/>
            </w:pPr>
          </w:p>
        </w:tc>
        <w:tc>
          <w:tcPr>
            <w:tcW w:w="577" w:type="pct"/>
          </w:tcPr>
          <w:p w14:paraId="2DC6014E" w14:textId="77777777" w:rsidR="00295D0C" w:rsidRDefault="00295D0C" w:rsidP="00DA14CC">
            <w:pPr>
              <w:spacing w:line="360" w:lineRule="auto"/>
            </w:pPr>
            <w:r>
              <w:t>Quit</w:t>
            </w:r>
          </w:p>
        </w:tc>
        <w:tc>
          <w:tcPr>
            <w:tcW w:w="633" w:type="pct"/>
            <w:shd w:val="clear" w:color="auto" w:fill="FFFFFF" w:themeFill="background1"/>
            <w:vAlign w:val="center"/>
          </w:tcPr>
          <w:p w14:paraId="202CE707" w14:textId="77777777" w:rsidR="00295D0C" w:rsidRDefault="00295D0C" w:rsidP="00DA14CC">
            <w:pPr>
              <w:spacing w:line="360" w:lineRule="auto"/>
              <w:jc w:val="center"/>
            </w:pPr>
            <w:r>
              <w:t>3</w:t>
            </w:r>
          </w:p>
        </w:tc>
        <w:tc>
          <w:tcPr>
            <w:tcW w:w="633" w:type="pct"/>
            <w:shd w:val="clear" w:color="auto" w:fill="FFFFFF" w:themeFill="background1"/>
            <w:vAlign w:val="center"/>
          </w:tcPr>
          <w:p w14:paraId="75A7BB46" w14:textId="77777777" w:rsidR="00295D0C" w:rsidRDefault="00295D0C" w:rsidP="00DA14CC">
            <w:pPr>
              <w:spacing w:line="360" w:lineRule="auto"/>
              <w:jc w:val="center"/>
            </w:pPr>
            <w:r>
              <w:t>19</w:t>
            </w:r>
          </w:p>
        </w:tc>
        <w:tc>
          <w:tcPr>
            <w:tcW w:w="633" w:type="pct"/>
            <w:shd w:val="clear" w:color="auto" w:fill="FFFFFF" w:themeFill="background1"/>
            <w:vAlign w:val="center"/>
          </w:tcPr>
          <w:p w14:paraId="3EC8746D" w14:textId="77777777" w:rsidR="00295D0C" w:rsidRDefault="00295D0C" w:rsidP="00DA14CC">
            <w:pPr>
              <w:spacing w:line="360" w:lineRule="auto"/>
              <w:jc w:val="center"/>
            </w:pPr>
            <w:r>
              <w:t>2</w:t>
            </w:r>
          </w:p>
        </w:tc>
        <w:tc>
          <w:tcPr>
            <w:tcW w:w="633" w:type="pct"/>
            <w:shd w:val="clear" w:color="auto" w:fill="FFFFFF" w:themeFill="background1"/>
            <w:vAlign w:val="center"/>
          </w:tcPr>
          <w:p w14:paraId="2B274726" w14:textId="77777777" w:rsidR="00295D0C" w:rsidRDefault="00295D0C" w:rsidP="00DA14CC">
            <w:pPr>
              <w:spacing w:line="360" w:lineRule="auto"/>
              <w:jc w:val="center"/>
            </w:pPr>
            <w:r>
              <w:t>1</w:t>
            </w:r>
          </w:p>
        </w:tc>
        <w:tc>
          <w:tcPr>
            <w:tcW w:w="633" w:type="pct"/>
            <w:shd w:val="clear" w:color="auto" w:fill="FFFFFF" w:themeFill="background1"/>
            <w:vAlign w:val="center"/>
          </w:tcPr>
          <w:p w14:paraId="1CE15692" w14:textId="77777777" w:rsidR="00295D0C" w:rsidRDefault="00295D0C" w:rsidP="00DA14CC">
            <w:pPr>
              <w:spacing w:line="360" w:lineRule="auto"/>
              <w:jc w:val="center"/>
            </w:pPr>
            <w:r>
              <w:t>0</w:t>
            </w:r>
          </w:p>
        </w:tc>
        <w:tc>
          <w:tcPr>
            <w:tcW w:w="633" w:type="pct"/>
            <w:shd w:val="clear" w:color="auto" w:fill="FFFFFF" w:themeFill="background1"/>
            <w:vAlign w:val="center"/>
          </w:tcPr>
          <w:p w14:paraId="0BC2E9BF" w14:textId="77777777" w:rsidR="00295D0C" w:rsidRDefault="00295D0C" w:rsidP="00DA14CC">
            <w:pPr>
              <w:spacing w:line="360" w:lineRule="auto"/>
              <w:jc w:val="center"/>
            </w:pPr>
            <w:r>
              <w:t>0</w:t>
            </w:r>
          </w:p>
        </w:tc>
      </w:tr>
      <w:tr w:rsidR="00295D0C" w14:paraId="3852F9CA" w14:textId="77777777" w:rsidTr="00DA14CC">
        <w:tc>
          <w:tcPr>
            <w:tcW w:w="625" w:type="pct"/>
            <w:tcBorders>
              <w:bottom w:val="single" w:sz="4" w:space="0" w:color="auto"/>
            </w:tcBorders>
          </w:tcPr>
          <w:p w14:paraId="14F7849F" w14:textId="77777777" w:rsidR="00295D0C" w:rsidRPr="00825D01" w:rsidRDefault="00295D0C" w:rsidP="00DA14CC">
            <w:pPr>
              <w:spacing w:line="360" w:lineRule="auto"/>
            </w:pPr>
            <w:r>
              <w:rPr>
                <w:b/>
                <w:bCs/>
              </w:rPr>
              <w:t>Accuracy</w:t>
            </w:r>
          </w:p>
        </w:tc>
        <w:tc>
          <w:tcPr>
            <w:tcW w:w="577" w:type="pct"/>
            <w:tcBorders>
              <w:bottom w:val="single" w:sz="4" w:space="0" w:color="auto"/>
            </w:tcBorders>
          </w:tcPr>
          <w:p w14:paraId="76A79708" w14:textId="77777777" w:rsidR="00295D0C" w:rsidRDefault="00295D0C" w:rsidP="00DA14CC">
            <w:pPr>
              <w:spacing w:line="360" w:lineRule="auto"/>
            </w:pPr>
          </w:p>
        </w:tc>
        <w:tc>
          <w:tcPr>
            <w:tcW w:w="633" w:type="pct"/>
            <w:tcBorders>
              <w:bottom w:val="single" w:sz="4" w:space="0" w:color="auto"/>
            </w:tcBorders>
            <w:shd w:val="clear" w:color="auto" w:fill="FFFFFF" w:themeFill="background1"/>
            <w:vAlign w:val="center"/>
          </w:tcPr>
          <w:p w14:paraId="165A14DB" w14:textId="77777777" w:rsidR="00295D0C" w:rsidRDefault="00295D0C" w:rsidP="00DA14CC">
            <w:pPr>
              <w:spacing w:line="360" w:lineRule="auto"/>
              <w:jc w:val="center"/>
            </w:pPr>
            <w:r>
              <w:t>66.7%</w:t>
            </w:r>
          </w:p>
        </w:tc>
        <w:tc>
          <w:tcPr>
            <w:tcW w:w="633" w:type="pct"/>
            <w:tcBorders>
              <w:bottom w:val="single" w:sz="4" w:space="0" w:color="auto"/>
            </w:tcBorders>
            <w:shd w:val="clear" w:color="auto" w:fill="FFFFFF" w:themeFill="background1"/>
            <w:vAlign w:val="center"/>
          </w:tcPr>
          <w:p w14:paraId="18DECE48" w14:textId="77777777" w:rsidR="00295D0C" w:rsidRDefault="00295D0C" w:rsidP="00DA14CC">
            <w:pPr>
              <w:spacing w:line="360" w:lineRule="auto"/>
              <w:jc w:val="center"/>
            </w:pPr>
            <w:r>
              <w:t>73.1%</w:t>
            </w:r>
          </w:p>
        </w:tc>
        <w:tc>
          <w:tcPr>
            <w:tcW w:w="633" w:type="pct"/>
            <w:tcBorders>
              <w:bottom w:val="single" w:sz="4" w:space="0" w:color="auto"/>
            </w:tcBorders>
            <w:shd w:val="clear" w:color="auto" w:fill="FFFFFF" w:themeFill="background1"/>
            <w:vAlign w:val="center"/>
          </w:tcPr>
          <w:p w14:paraId="369C66E4" w14:textId="77777777" w:rsidR="00295D0C" w:rsidRDefault="00295D0C" w:rsidP="00DA14CC">
            <w:pPr>
              <w:spacing w:line="360" w:lineRule="auto"/>
              <w:jc w:val="center"/>
            </w:pPr>
            <w:r>
              <w:t>97.6%</w:t>
            </w:r>
          </w:p>
        </w:tc>
        <w:tc>
          <w:tcPr>
            <w:tcW w:w="633" w:type="pct"/>
            <w:tcBorders>
              <w:bottom w:val="single" w:sz="4" w:space="0" w:color="auto"/>
            </w:tcBorders>
            <w:shd w:val="clear" w:color="auto" w:fill="FFFFFF" w:themeFill="background1"/>
            <w:vAlign w:val="center"/>
          </w:tcPr>
          <w:p w14:paraId="2923FE4A" w14:textId="77777777" w:rsidR="00295D0C" w:rsidRDefault="00295D0C" w:rsidP="00DA14CC">
            <w:pPr>
              <w:spacing w:line="360" w:lineRule="auto"/>
              <w:jc w:val="center"/>
            </w:pPr>
            <w:r>
              <w:t>4.8%</w:t>
            </w:r>
          </w:p>
        </w:tc>
        <w:tc>
          <w:tcPr>
            <w:tcW w:w="633" w:type="pct"/>
            <w:tcBorders>
              <w:bottom w:val="single" w:sz="4" w:space="0" w:color="auto"/>
            </w:tcBorders>
            <w:shd w:val="clear" w:color="auto" w:fill="FFFFFF" w:themeFill="background1"/>
            <w:vAlign w:val="center"/>
          </w:tcPr>
          <w:p w14:paraId="64DF1EF8" w14:textId="77777777" w:rsidR="00295D0C" w:rsidRDefault="00295D0C" w:rsidP="00DA14CC">
            <w:pPr>
              <w:spacing w:line="360" w:lineRule="auto"/>
              <w:jc w:val="center"/>
            </w:pPr>
            <w:r>
              <w:t>100%</w:t>
            </w:r>
          </w:p>
        </w:tc>
        <w:tc>
          <w:tcPr>
            <w:tcW w:w="633" w:type="pct"/>
            <w:tcBorders>
              <w:bottom w:val="single" w:sz="4" w:space="0" w:color="auto"/>
            </w:tcBorders>
            <w:shd w:val="clear" w:color="auto" w:fill="FFFFFF" w:themeFill="background1"/>
            <w:vAlign w:val="center"/>
          </w:tcPr>
          <w:p w14:paraId="5EB3F1E0" w14:textId="77777777" w:rsidR="00295D0C" w:rsidRDefault="00295D0C" w:rsidP="00DA14CC">
            <w:pPr>
              <w:spacing w:line="360" w:lineRule="auto"/>
              <w:jc w:val="center"/>
            </w:pPr>
            <w:r>
              <w:t>0%</w:t>
            </w:r>
          </w:p>
        </w:tc>
      </w:tr>
    </w:tbl>
    <w:p w14:paraId="624584EF" w14:textId="77777777" w:rsidR="00295D0C" w:rsidRDefault="00295D0C" w:rsidP="00295D0C"/>
    <w:p w14:paraId="3527CDD4" w14:textId="531010BC" w:rsidR="00A8215D" w:rsidRDefault="00A8215D" w:rsidP="00A8215D"/>
    <w:p w14:paraId="2A5EEA85" w14:textId="1657AB37" w:rsidR="00A8215D" w:rsidRDefault="00A8215D" w:rsidP="00A8215D"/>
    <w:p w14:paraId="3C50079D" w14:textId="6540F96F" w:rsidR="00A8215D" w:rsidRDefault="00A8215D" w:rsidP="00A8215D"/>
    <w:p w14:paraId="08AE0AA4" w14:textId="17DAFDF6" w:rsidR="00A8215D" w:rsidRDefault="00A8215D" w:rsidP="00A8215D"/>
    <w:p w14:paraId="474D8BAD" w14:textId="04F4465D" w:rsidR="00A8215D" w:rsidRDefault="00A8215D" w:rsidP="00A8215D"/>
    <w:p w14:paraId="2A3C2172" w14:textId="5FDBED13" w:rsidR="00A8215D" w:rsidRDefault="00A8215D" w:rsidP="00A8215D"/>
    <w:p w14:paraId="1322E9DE" w14:textId="3D7295B5" w:rsidR="00A8215D" w:rsidRDefault="00A8215D" w:rsidP="00A8215D"/>
    <w:p w14:paraId="6FE61319" w14:textId="687797D2" w:rsidR="00A8215D" w:rsidRDefault="00A8215D" w:rsidP="00A8215D"/>
    <w:p w14:paraId="7905C061" w14:textId="3EE2C8AA" w:rsidR="00A8215D" w:rsidRDefault="00A8215D"/>
    <w:p w14:paraId="1D38F994" w14:textId="2DCB51BF" w:rsidR="00A8215D" w:rsidRDefault="00A8215D"/>
    <w:p w14:paraId="6C0BE1F4" w14:textId="1EE8381E" w:rsidR="00A8215D" w:rsidRDefault="00A8215D"/>
    <w:p w14:paraId="4DBD8EB8" w14:textId="7C190F0B" w:rsidR="00A8215D" w:rsidRDefault="00A8215D"/>
    <w:p w14:paraId="68630FE8" w14:textId="3B661B50" w:rsidR="00A8215D" w:rsidRDefault="00A8215D"/>
    <w:p w14:paraId="57329258" w14:textId="4A252258" w:rsidR="00A8215D" w:rsidRDefault="00A8215D"/>
    <w:p w14:paraId="0DA364C9" w14:textId="505E2C30" w:rsidR="00A8215D" w:rsidRDefault="00A8215D"/>
    <w:p w14:paraId="47D21DFB" w14:textId="62D4F947" w:rsidR="00A8215D" w:rsidRDefault="00A8215D"/>
    <w:p w14:paraId="1F6C037E" w14:textId="0DCEC56E" w:rsidR="00A8215D" w:rsidRDefault="00A8215D"/>
    <w:p w14:paraId="5078B978" w14:textId="42700663" w:rsidR="00A8215D" w:rsidRDefault="00A8215D"/>
    <w:p w14:paraId="5EB1DCFA" w14:textId="68775AEE" w:rsidR="00A8215D" w:rsidRDefault="00A8215D"/>
    <w:p w14:paraId="45E83CD2" w14:textId="79720E64" w:rsidR="00A8215D" w:rsidRDefault="00A8215D"/>
    <w:p w14:paraId="2FB82784" w14:textId="77777777" w:rsidR="00A8215D" w:rsidRDefault="00A8215D"/>
    <w:p w14:paraId="0CE97AB3" w14:textId="31C39834" w:rsidR="00A8215D" w:rsidRDefault="00A8215D" w:rsidP="00A8215D"/>
    <w:p w14:paraId="37B2E32D" w14:textId="64C1F87B" w:rsidR="00AD3EE9" w:rsidRDefault="00AD3EE9" w:rsidP="00A8215D"/>
    <w:p w14:paraId="00667D4D" w14:textId="76E194B0" w:rsidR="00AD3EE9" w:rsidRDefault="00AD3EE9" w:rsidP="00A8215D"/>
    <w:p w14:paraId="47121A1A" w14:textId="1C802A8B" w:rsidR="00AD3EE9" w:rsidRDefault="00AD3EE9" w:rsidP="00A8215D"/>
    <w:p w14:paraId="7BECDAD4" w14:textId="4893EA08" w:rsidR="00AD3EE9" w:rsidRDefault="00AD3EE9" w:rsidP="00A8215D"/>
    <w:p w14:paraId="6D8607D9" w14:textId="49E812F5" w:rsidR="00AD3EE9" w:rsidRDefault="00AD3EE9" w:rsidP="00A8215D"/>
    <w:p w14:paraId="672C160C" w14:textId="2156AA6B" w:rsidR="00AD3EE9" w:rsidRDefault="00AD3EE9" w:rsidP="00A8215D"/>
    <w:p w14:paraId="14D49F78" w14:textId="3BF674D8" w:rsidR="00AD3EE9" w:rsidRDefault="00AD3EE9" w:rsidP="00A8215D"/>
    <w:p w14:paraId="78ED496C" w14:textId="4226B4F6" w:rsidR="00AD3EE9" w:rsidRDefault="00AD3EE9" w:rsidP="00A8215D"/>
    <w:p w14:paraId="61F91D9A" w14:textId="2CF18DCA" w:rsidR="00AD3EE9" w:rsidRDefault="00AD3EE9" w:rsidP="00A8215D"/>
    <w:p w14:paraId="49D946FD" w14:textId="2F853220" w:rsidR="00AD3EE9" w:rsidRDefault="00AD3EE9" w:rsidP="00A8215D"/>
    <w:p w14:paraId="23E0C3C7" w14:textId="00C36E15" w:rsidR="00AD3EE9" w:rsidRDefault="00AD3EE9" w:rsidP="00A8215D"/>
    <w:p w14:paraId="6462C55D" w14:textId="3C3A614B" w:rsidR="00AD3EE9" w:rsidRDefault="00AD3EE9" w:rsidP="00A8215D"/>
    <w:p w14:paraId="26B35DC1" w14:textId="4A2070FB" w:rsidR="00AD3EE9" w:rsidRDefault="00AD3EE9" w:rsidP="00A8215D"/>
    <w:p w14:paraId="599B2C0B" w14:textId="30F57A30" w:rsidR="00AD3EE9" w:rsidRDefault="00AD3EE9" w:rsidP="00A8215D"/>
    <w:p w14:paraId="545D5542" w14:textId="1B9CAC4E" w:rsidR="00AD3EE9" w:rsidRDefault="00AD3EE9" w:rsidP="00A8215D"/>
    <w:p w14:paraId="648AF251" w14:textId="3977405D" w:rsidR="00AD3EE9" w:rsidRDefault="00AD3EE9" w:rsidP="00A8215D"/>
    <w:p w14:paraId="2EED02E2" w14:textId="55945C6F" w:rsidR="00282C65" w:rsidRDefault="00282C65" w:rsidP="00A8215D"/>
    <w:p w14:paraId="37AB0157" w14:textId="365F397A" w:rsidR="00282C65" w:rsidRDefault="00282C65" w:rsidP="00A8215D"/>
    <w:p w14:paraId="7E2CD31C" w14:textId="18ABD88D" w:rsidR="00282C65" w:rsidRDefault="00282C65" w:rsidP="00A8215D"/>
    <w:p w14:paraId="139F6AF9" w14:textId="65D78C73" w:rsidR="00282C65" w:rsidRDefault="00282C65" w:rsidP="00A8215D"/>
    <w:p w14:paraId="1934083F" w14:textId="7C2D2503" w:rsidR="00282C65" w:rsidRDefault="00282C65" w:rsidP="00A8215D"/>
    <w:p w14:paraId="6AF1D2E8" w14:textId="5A3500FF" w:rsidR="00282C65" w:rsidRDefault="00282C65" w:rsidP="00A8215D"/>
    <w:p w14:paraId="3E741413" w14:textId="0632E3CA" w:rsidR="00282C65" w:rsidRDefault="00282C65" w:rsidP="00A8215D"/>
    <w:p w14:paraId="6959696A" w14:textId="262DE7B8" w:rsidR="00282C65" w:rsidRDefault="00282C65" w:rsidP="00A8215D"/>
    <w:p w14:paraId="4A1F3A03" w14:textId="2B015976" w:rsidR="00282C65" w:rsidRDefault="00282C65" w:rsidP="00A8215D"/>
    <w:p w14:paraId="6DD1CB92" w14:textId="247B99BA" w:rsidR="00282C65" w:rsidRDefault="00282C65" w:rsidP="00A8215D"/>
    <w:p w14:paraId="34C52773" w14:textId="0A872712" w:rsidR="00282C65" w:rsidRDefault="00282C65" w:rsidP="00A8215D"/>
    <w:p w14:paraId="7DF28B2B" w14:textId="5CD1E236" w:rsidR="00282C65" w:rsidRDefault="00282C65" w:rsidP="00A8215D"/>
    <w:p w14:paraId="7AE0198A" w14:textId="0240C0DE" w:rsidR="00282C65" w:rsidRDefault="00282C65" w:rsidP="00A8215D"/>
    <w:p w14:paraId="4334692D" w14:textId="1F3A70A1" w:rsidR="00282C65" w:rsidRDefault="00282C65" w:rsidP="00A8215D"/>
    <w:p w14:paraId="1FFF8CCF" w14:textId="29C99D25" w:rsidR="00A94A48" w:rsidRDefault="00A94A48" w:rsidP="00A8215D"/>
    <w:p w14:paraId="369E53E8" w14:textId="7305BF59" w:rsidR="00A94A48" w:rsidRDefault="00A94A48" w:rsidP="00A8215D"/>
    <w:p w14:paraId="3E8AB1E4" w14:textId="69D75BB5" w:rsidR="00A94A48" w:rsidRDefault="00A94A48" w:rsidP="00A8215D"/>
    <w:p w14:paraId="05E60D78" w14:textId="659F587C" w:rsidR="00A94A48" w:rsidRDefault="00A94A48" w:rsidP="00A8215D"/>
    <w:p w14:paraId="2D12671D" w14:textId="360A83C0" w:rsidR="00A94A48" w:rsidRDefault="00A94A48" w:rsidP="00A8215D"/>
    <w:p w14:paraId="4C6D29C7" w14:textId="12E886A5" w:rsidR="00A94A48" w:rsidRDefault="00A94A48" w:rsidP="00A8215D"/>
    <w:p w14:paraId="7D822920" w14:textId="77777777" w:rsidR="00A94A48" w:rsidRPr="00A8215D" w:rsidRDefault="00A94A48" w:rsidP="00A8215D"/>
    <w:p w14:paraId="13271F87" w14:textId="184B2C89" w:rsidR="00730AB2" w:rsidRDefault="00730AB2" w:rsidP="00730AB2">
      <w:pPr>
        <w:pStyle w:val="Heading1"/>
      </w:pPr>
      <w:r>
        <w:lastRenderedPageBreak/>
        <w:t>FIGURES</w:t>
      </w:r>
    </w:p>
    <w:p w14:paraId="4BE8249A" w14:textId="77777777" w:rsidR="00730AB2" w:rsidRPr="00730AB2" w:rsidRDefault="00730AB2" w:rsidP="00730AB2"/>
    <w:p w14:paraId="188E1E46" w14:textId="03E5A593" w:rsidR="00730AB2" w:rsidRDefault="00730AB2" w:rsidP="00730AB2">
      <w:pPr>
        <w:keepNext/>
      </w:pPr>
    </w:p>
    <w:p w14:paraId="718156C9" w14:textId="2898B135" w:rsidR="00525FD5" w:rsidRPr="00525FD5" w:rsidRDefault="00730AB2" w:rsidP="00730AB2">
      <w:pPr>
        <w:pStyle w:val="Caption"/>
      </w:pPr>
      <w:r>
        <w:t xml:space="preserve">Figure </w:t>
      </w:r>
      <w:fldSimple w:instr=" SEQ Figure \* ARABIC ">
        <w:r w:rsidR="00E404CA">
          <w:rPr>
            <w:noProof/>
          </w:rPr>
          <w:t>1</w:t>
        </w:r>
      </w:fldSimple>
      <w:r>
        <w:t xml:space="preserve"> Distributions of CPD values at each time point.</w:t>
      </w:r>
    </w:p>
    <w:p w14:paraId="60D55B45" w14:textId="421DC271" w:rsidR="00820325" w:rsidRDefault="00870957" w:rsidP="00820325">
      <w:pPr>
        <w:keepNext/>
      </w:pPr>
      <w:r>
        <w:rPr>
          <w:noProof/>
        </w:rPr>
        <w:drawing>
          <wp:inline distT="0" distB="0" distL="0" distR="0" wp14:anchorId="5FA2726A" wp14:editId="0FD1AE13">
            <wp:extent cx="5943600" cy="424561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F240499" w14:textId="1C612161" w:rsidR="00783274" w:rsidRDefault="00820325" w:rsidP="00820325">
      <w:pPr>
        <w:pStyle w:val="Caption"/>
      </w:pPr>
      <w:r>
        <w:t xml:space="preserve">Figure </w:t>
      </w:r>
      <w:fldSimple w:instr=" SEQ Figure \* ARABIC ">
        <w:r w:rsidR="00E404CA">
          <w:rPr>
            <w:noProof/>
          </w:rPr>
          <w:t>2</w:t>
        </w:r>
      </w:fldSimple>
      <w:r>
        <w:t xml:space="preserve"> Three-class smoking trajectories.</w:t>
      </w:r>
    </w:p>
    <w:p w14:paraId="79F6D3AE" w14:textId="704EA788" w:rsidR="00D8363A" w:rsidRDefault="00D8363A" w:rsidP="00D8363A">
      <w:r>
        <w:rPr>
          <w:noProof/>
        </w:rPr>
        <w:lastRenderedPageBreak/>
        <w:drawing>
          <wp:inline distT="0" distB="0" distL="0" distR="0" wp14:anchorId="147E0378" wp14:editId="46F98BCD">
            <wp:extent cx="5943600" cy="42456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CA81DCB" w14:textId="77777777" w:rsidR="00D8363A" w:rsidRPr="00D8363A" w:rsidRDefault="00D8363A" w:rsidP="00D8363A"/>
    <w:p w14:paraId="44F528B2" w14:textId="77777777" w:rsidR="002D2543" w:rsidRDefault="002D2543" w:rsidP="002D2543">
      <w:pPr>
        <w:keepNext/>
      </w:pPr>
      <w:r>
        <w:rPr>
          <w:noProof/>
        </w:rPr>
        <w:drawing>
          <wp:inline distT="0" distB="0" distL="0" distR="0" wp14:anchorId="0DCC6CC2" wp14:editId="4B9EBAAE">
            <wp:extent cx="5097716" cy="315176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4996" cy="3156262"/>
                    </a:xfrm>
                    <a:prstGeom prst="rect">
                      <a:avLst/>
                    </a:prstGeom>
                  </pic:spPr>
                </pic:pic>
              </a:graphicData>
            </a:graphic>
          </wp:inline>
        </w:drawing>
      </w:r>
    </w:p>
    <w:p w14:paraId="28DAD5DE" w14:textId="7A61B098" w:rsidR="002D2543" w:rsidRDefault="002D2543" w:rsidP="002D2543">
      <w:pPr>
        <w:pStyle w:val="Caption"/>
      </w:pPr>
      <w:r>
        <w:t xml:space="preserve">Figure </w:t>
      </w:r>
      <w:fldSimple w:instr=" SEQ Figure \* ARABIC ">
        <w:r w:rsidR="00E404CA">
          <w:rPr>
            <w:noProof/>
          </w:rPr>
          <w:t>3</w:t>
        </w:r>
      </w:fldSimple>
      <w:r>
        <w:t xml:space="preserve"> Latent class mixture model goodness of fit.</w:t>
      </w:r>
    </w:p>
    <w:p w14:paraId="5042A616" w14:textId="27EA6F0A" w:rsidR="00F86D4E" w:rsidRDefault="00F86D4E" w:rsidP="00F86D4E"/>
    <w:p w14:paraId="34AEE32F" w14:textId="77777777" w:rsidR="00F86D4E" w:rsidRPr="00F86D4E" w:rsidRDefault="00F86D4E" w:rsidP="00F86D4E"/>
    <w:p w14:paraId="2CEB4D96" w14:textId="169913B5" w:rsidR="00A8215D" w:rsidRDefault="00BF6DB5">
      <w:r>
        <w:rPr>
          <w:noProof/>
        </w:rPr>
        <w:lastRenderedPageBreak/>
        <w:drawing>
          <wp:inline distT="0" distB="0" distL="0" distR="0" wp14:anchorId="0995C58C" wp14:editId="343C455F">
            <wp:extent cx="5943600" cy="6111240"/>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11240"/>
                    </a:xfrm>
                    <a:prstGeom prst="rect">
                      <a:avLst/>
                    </a:prstGeom>
                  </pic:spPr>
                </pic:pic>
              </a:graphicData>
            </a:graphic>
          </wp:inline>
        </w:drawing>
      </w:r>
    </w:p>
    <w:p w14:paraId="3735359D" w14:textId="7D95C0C9" w:rsidR="0034495F" w:rsidRDefault="0034495F" w:rsidP="0034495F">
      <w:pPr>
        <w:keepNext/>
      </w:pPr>
    </w:p>
    <w:p w14:paraId="5F341956" w14:textId="56F879F3" w:rsidR="00665EC2" w:rsidRDefault="0034495F" w:rsidP="0034495F">
      <w:pPr>
        <w:pStyle w:val="Caption"/>
      </w:pPr>
      <w:r>
        <w:t xml:space="preserve">Figure </w:t>
      </w:r>
      <w:r w:rsidR="00E24FCC">
        <w:t>4</w:t>
      </w:r>
      <w:r>
        <w:t xml:space="preserve"> Average cross-validated feature importance when predicting membership to latent class. Black square indicates reference class for ordinal variables. Largest group was used as the reference class.</w:t>
      </w:r>
    </w:p>
    <w:p w14:paraId="2541255E" w14:textId="1CEA6FAA" w:rsidR="00665EC2" w:rsidRDefault="00665EC2"/>
    <w:p w14:paraId="68CA83AE" w14:textId="3C2A8985" w:rsidR="00E24FCC" w:rsidRDefault="00E24FCC"/>
    <w:p w14:paraId="46EA8EF4" w14:textId="2F7B061A" w:rsidR="00E24FCC" w:rsidRDefault="00E24FCC"/>
    <w:p w14:paraId="1DA5D6A9" w14:textId="7E28C23F" w:rsidR="00E24FCC" w:rsidRDefault="00E24FCC"/>
    <w:p w14:paraId="26F048DE" w14:textId="77777777" w:rsidR="00E24FCC" w:rsidRDefault="00E24FCC" w:rsidP="00E24FCC">
      <w:pPr>
        <w:keepNext/>
      </w:pPr>
      <w:r>
        <w:rPr>
          <w:noProof/>
        </w:rPr>
        <w:lastRenderedPageBreak/>
        <w:drawing>
          <wp:inline distT="0" distB="0" distL="0" distR="0" wp14:anchorId="007E999B" wp14:editId="13D78FFA">
            <wp:extent cx="5943600" cy="379793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B2834CD" w14:textId="5C0D8BC9" w:rsidR="00E24FCC" w:rsidRDefault="00E24FCC" w:rsidP="00E24FCC">
      <w:pPr>
        <w:pStyle w:val="Caption"/>
      </w:pPr>
      <w:commentRangeStart w:id="49"/>
      <w:r>
        <w:t>Figure 5 Predicting 1-year follow-up CO values using baseline predictors and latent class. 11ppm CO threshold is indicated with dashed lines.</w:t>
      </w:r>
    </w:p>
    <w:commentRangeEnd w:id="49"/>
    <w:p w14:paraId="7CB0D535" w14:textId="77777777" w:rsidR="00E24FCC" w:rsidRDefault="00376843">
      <w:r>
        <w:rPr>
          <w:rStyle w:val="CommentReference"/>
        </w:rPr>
        <w:commentReference w:id="49"/>
      </w:r>
    </w:p>
    <w:p w14:paraId="65B6298C" w14:textId="77777777" w:rsidR="00665EC2" w:rsidRDefault="00665EC2"/>
    <w:p w14:paraId="482B55A3" w14:textId="418122F5" w:rsidR="00F86D4E" w:rsidRDefault="00F86D4E"/>
    <w:p w14:paraId="1226FB8E" w14:textId="716E393D" w:rsidR="00F86D4E" w:rsidRDefault="00F86D4E"/>
    <w:p w14:paraId="2C96CFB3" w14:textId="30AAC74B" w:rsidR="0034495F" w:rsidRDefault="0034495F"/>
    <w:p w14:paraId="22AC43BE" w14:textId="45AF8C0A" w:rsidR="0034495F" w:rsidRDefault="0034495F"/>
    <w:p w14:paraId="7A9C486D" w14:textId="62D28FCE" w:rsidR="0034495F" w:rsidRDefault="00D31B5E">
      <w:r>
        <w:rPr>
          <w:noProof/>
        </w:rPr>
        <w:lastRenderedPageBreak/>
        <w:drawing>
          <wp:inline distT="0" distB="0" distL="0" distR="0" wp14:anchorId="42E3CAEC" wp14:editId="7DA46287">
            <wp:extent cx="5943600" cy="611124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111240"/>
                    </a:xfrm>
                    <a:prstGeom prst="rect">
                      <a:avLst/>
                    </a:prstGeom>
                  </pic:spPr>
                </pic:pic>
              </a:graphicData>
            </a:graphic>
          </wp:inline>
        </w:drawing>
      </w:r>
    </w:p>
    <w:p w14:paraId="04E997F8" w14:textId="2D120F25" w:rsidR="00E404CA" w:rsidRDefault="00E404CA" w:rsidP="00E404CA">
      <w:pPr>
        <w:keepNext/>
      </w:pPr>
    </w:p>
    <w:p w14:paraId="2BD2844B" w14:textId="7142CC66" w:rsidR="0034495F" w:rsidRDefault="00E404CA" w:rsidP="00E404CA">
      <w:pPr>
        <w:pStyle w:val="Caption"/>
      </w:pPr>
      <w:r>
        <w:t xml:space="preserve">Figure </w:t>
      </w:r>
      <w:proofErr w:type="gramStart"/>
      <w:r w:rsidR="00E24FCC">
        <w:t xml:space="preserve">6 </w:t>
      </w:r>
      <w:r>
        <w:t xml:space="preserve"> Average</w:t>
      </w:r>
      <w:proofErr w:type="gramEnd"/>
      <w:r>
        <w:t xml:space="preserve"> cross-validated feature importance when predicting CO values at 1-year follow-up.</w:t>
      </w:r>
    </w:p>
    <w:p w14:paraId="721F231A" w14:textId="5D381366" w:rsidR="00E24FCC" w:rsidRPr="00A8215D" w:rsidRDefault="00E24FCC" w:rsidP="00A8215D"/>
    <w:p w14:paraId="4E120F01" w14:textId="77777777" w:rsidR="00346452" w:rsidRDefault="00346452" w:rsidP="00A8215D">
      <w:pPr>
        <w:pStyle w:val="Heading1"/>
      </w:pPr>
    </w:p>
    <w:p w14:paraId="319DC614" w14:textId="77777777" w:rsidR="00346452" w:rsidRDefault="00346452" w:rsidP="00A8215D">
      <w:pPr>
        <w:pStyle w:val="Heading1"/>
      </w:pPr>
    </w:p>
    <w:p w14:paraId="713189D8" w14:textId="77777777" w:rsidR="00346452" w:rsidRDefault="00346452" w:rsidP="00A8215D">
      <w:pPr>
        <w:pStyle w:val="Heading1"/>
      </w:pPr>
    </w:p>
    <w:p w14:paraId="5FCC96B4" w14:textId="0CC4B3C7" w:rsidR="00A56CFD" w:rsidRDefault="00A8215D" w:rsidP="00A8215D">
      <w:pPr>
        <w:pStyle w:val="Heading1"/>
      </w:pPr>
      <w:r>
        <w:t>References</w:t>
      </w:r>
    </w:p>
    <w:p w14:paraId="312EE9D4" w14:textId="77777777" w:rsidR="00A56CFD" w:rsidRDefault="00A56CFD" w:rsidP="00783274"/>
    <w:p w14:paraId="1978B8B3" w14:textId="77777777" w:rsidR="00A814BA" w:rsidRPr="00A814BA" w:rsidRDefault="0035627A" w:rsidP="00A814BA">
      <w:pPr>
        <w:pStyle w:val="Bibliography"/>
        <w:rPr>
          <w:rFonts w:ascii="Calibri" w:cs="Calibri"/>
        </w:rPr>
      </w:pPr>
      <w:r>
        <w:fldChar w:fldCharType="begin"/>
      </w:r>
      <w:r w:rsidR="00247FD3">
        <w:instrText xml:space="preserve"> ADDIN ZOTERO_BIBL {"uncited":[],"omitted":[],"custom":[]} CSL_BIBLIOGRAPHY </w:instrText>
      </w:r>
      <w:r>
        <w:fldChar w:fldCharType="separate"/>
      </w:r>
      <w:r w:rsidR="00A814BA" w:rsidRPr="00A814BA">
        <w:rPr>
          <w:rFonts w:ascii="Calibri" w:cs="Calibri"/>
        </w:rPr>
        <w:t>1.</w:t>
      </w:r>
      <w:r w:rsidR="00A814BA" w:rsidRPr="00A814BA">
        <w:rPr>
          <w:rFonts w:ascii="Calibri" w:cs="Calibri"/>
        </w:rPr>
        <w:tab/>
        <w:t>NICE. National Institute for Clinical Excellence (NICE). Smoking: Harm reduction Public health guideline [PH45] [Internet] [Internet]. 2013. Available from: https://www.nice.org.uk/guidance/ph45</w:t>
      </w:r>
    </w:p>
    <w:p w14:paraId="4752677F" w14:textId="77777777" w:rsidR="00A814BA" w:rsidRPr="00A814BA" w:rsidRDefault="00A814BA" w:rsidP="00A814BA">
      <w:pPr>
        <w:pStyle w:val="Bibliography"/>
        <w:rPr>
          <w:rFonts w:ascii="Calibri" w:cs="Calibri"/>
        </w:rPr>
      </w:pPr>
      <w:r w:rsidRPr="00A814BA">
        <w:rPr>
          <w:rFonts w:ascii="Calibri" w:cs="Calibri"/>
        </w:rPr>
        <w:t>2.</w:t>
      </w:r>
      <w:r w:rsidRPr="00A814BA">
        <w:rPr>
          <w:rFonts w:ascii="Calibri" w:cs="Calibri"/>
        </w:rPr>
        <w:tab/>
        <w:t xml:space="preserve">European Network for Smoking and Tobacco Prevention. Guidelines for treating tobacco dependence. 2018. </w:t>
      </w:r>
    </w:p>
    <w:p w14:paraId="3F593D04" w14:textId="77777777" w:rsidR="00A814BA" w:rsidRPr="00A814BA" w:rsidRDefault="00A814BA" w:rsidP="00A814BA">
      <w:pPr>
        <w:pStyle w:val="Bibliography"/>
        <w:rPr>
          <w:rFonts w:ascii="Calibri" w:cs="Calibri"/>
        </w:rPr>
      </w:pPr>
      <w:r w:rsidRPr="00A814BA">
        <w:rPr>
          <w:rFonts w:ascii="Calibri" w:cs="Calibri"/>
        </w:rPr>
        <w:t>3.</w:t>
      </w:r>
      <w:r w:rsidRPr="00A814BA">
        <w:rPr>
          <w:rFonts w:ascii="Calibri" w:cs="Calibri"/>
        </w:rPr>
        <w:tab/>
        <w:t xml:space="preserve">Fucito LM, Bars MP, Forray A, Rojewski AM, Shiffman S, Selby P, et al. Addressing the Evidence for FDA Nicotine Replacement Therapy Label Changes: A Policy Statement of the Association for the Treatment of Tobacco Use and Dependence and the Society for Research on Nicotine and Tobacco. Nicotine Tob Res. 2014 Jul 1;16(7):909–14. </w:t>
      </w:r>
    </w:p>
    <w:p w14:paraId="5D86A009" w14:textId="77777777" w:rsidR="00A814BA" w:rsidRPr="00A814BA" w:rsidRDefault="00A814BA" w:rsidP="00A814BA">
      <w:pPr>
        <w:pStyle w:val="Bibliography"/>
        <w:rPr>
          <w:rFonts w:ascii="Calibri" w:cs="Calibri"/>
        </w:rPr>
      </w:pPr>
      <w:r w:rsidRPr="00A814BA">
        <w:rPr>
          <w:rFonts w:ascii="Calibri" w:cs="Calibri"/>
        </w:rPr>
        <w:t>4.</w:t>
      </w:r>
      <w:r w:rsidRPr="00A814BA">
        <w:rPr>
          <w:rFonts w:ascii="Calibri" w:cs="Calibri"/>
        </w:rPr>
        <w:tab/>
        <w:t xml:space="preserve">Pisinger C, Godtfredsen NS. Is there a health benefit of reduced tobacco consumption? A systematic review. Nicotine Tob Res. 2007 Jun;9(6):631–46. </w:t>
      </w:r>
    </w:p>
    <w:p w14:paraId="10B67474" w14:textId="77777777" w:rsidR="00A814BA" w:rsidRPr="00A814BA" w:rsidRDefault="00A814BA" w:rsidP="00A814BA">
      <w:pPr>
        <w:pStyle w:val="Bibliography"/>
        <w:rPr>
          <w:rFonts w:ascii="Calibri" w:cs="Calibri"/>
        </w:rPr>
      </w:pPr>
      <w:r w:rsidRPr="00A814BA">
        <w:rPr>
          <w:rFonts w:ascii="Calibri" w:cs="Calibri"/>
        </w:rPr>
        <w:t>5.</w:t>
      </w:r>
      <w:r w:rsidRPr="00A814BA">
        <w:rPr>
          <w:rFonts w:ascii="Calibri" w:cs="Calibri"/>
        </w:rPr>
        <w:tab/>
        <w:t>Lindson N, Klemperer E, Hong B, Ordóñez-Mena JM, Aveyard P. Smoking reduction interventions for smoking cessation. Cochrane Tobacco Addiction Group, editor. Cochrane Database Syst Rev [Internet]. 2019 Sep 30 [cited 2022 Dec 7];2019(9). Available from: http://doi.wiley.com/10.1002/14651858.CD013183.pub2</w:t>
      </w:r>
    </w:p>
    <w:p w14:paraId="429E514B" w14:textId="77777777" w:rsidR="00A814BA" w:rsidRPr="00A814BA" w:rsidRDefault="00A814BA" w:rsidP="00A814BA">
      <w:pPr>
        <w:pStyle w:val="Bibliography"/>
        <w:rPr>
          <w:rFonts w:ascii="Calibri" w:cs="Calibri"/>
        </w:rPr>
      </w:pPr>
      <w:r w:rsidRPr="00A814BA">
        <w:rPr>
          <w:rFonts w:ascii="Calibri" w:cs="Calibri"/>
        </w:rPr>
        <w:t>6.</w:t>
      </w:r>
      <w:r w:rsidRPr="00A814BA">
        <w:rPr>
          <w:rFonts w:ascii="Calibri" w:cs="Calibri"/>
        </w:rPr>
        <w:tab/>
        <w:t xml:space="preserve">Beard E, McNeill A, Aveyard P, Fidler J, Michie S, West R. Use of nicotine replacement therapy for smoking reduction and during enforced temporary abstinence: a national survey of English smokers: Use of NRT for tobacco harm reduction. Addiction. 2011 Jan;106(1):197–204. </w:t>
      </w:r>
    </w:p>
    <w:p w14:paraId="4EA18B34" w14:textId="77777777" w:rsidR="00A814BA" w:rsidRPr="00A814BA" w:rsidRDefault="00A814BA" w:rsidP="00A814BA">
      <w:pPr>
        <w:pStyle w:val="Bibliography"/>
        <w:rPr>
          <w:rFonts w:ascii="Calibri" w:cs="Calibri"/>
        </w:rPr>
      </w:pPr>
      <w:r w:rsidRPr="00A814BA">
        <w:rPr>
          <w:rFonts w:ascii="Calibri" w:cs="Calibri"/>
        </w:rPr>
        <w:t>7.</w:t>
      </w:r>
      <w:r w:rsidRPr="00A814BA">
        <w:rPr>
          <w:rFonts w:ascii="Calibri" w:cs="Calibri"/>
        </w:rPr>
        <w:tab/>
        <w:t xml:space="preserve">Hughes JR, Callas PW, Peters EN. Interest in gradual cessation. Nicotine Tob Res. 2007 Jun;9(6):671–5. </w:t>
      </w:r>
    </w:p>
    <w:p w14:paraId="26662561" w14:textId="77777777" w:rsidR="00A814BA" w:rsidRPr="00A814BA" w:rsidRDefault="00A814BA" w:rsidP="00A814BA">
      <w:pPr>
        <w:pStyle w:val="Bibliography"/>
        <w:rPr>
          <w:rFonts w:ascii="Calibri" w:cs="Calibri"/>
        </w:rPr>
      </w:pPr>
      <w:r w:rsidRPr="00A814BA">
        <w:rPr>
          <w:rFonts w:ascii="Calibri" w:cs="Calibri"/>
        </w:rPr>
        <w:t>8.</w:t>
      </w:r>
      <w:r w:rsidRPr="00A814BA">
        <w:rPr>
          <w:rFonts w:ascii="Calibri" w:cs="Calibri"/>
        </w:rPr>
        <w:tab/>
        <w:t xml:space="preserve">Beard E, Vangeli E, Michie S, West R. The Use of Nicotine Replacement Therapy for Smoking Reduction and Temporary Abstinence: An Interview Study. Nicotine Tob Res. 2012 Jul;14(7):849–56. </w:t>
      </w:r>
    </w:p>
    <w:p w14:paraId="37B4CBC3" w14:textId="77777777" w:rsidR="00A814BA" w:rsidRPr="00A814BA" w:rsidRDefault="00A814BA" w:rsidP="00A814BA">
      <w:pPr>
        <w:pStyle w:val="Bibliography"/>
        <w:rPr>
          <w:rFonts w:ascii="Calibri" w:cs="Calibri"/>
        </w:rPr>
      </w:pPr>
      <w:r w:rsidRPr="00A814BA">
        <w:rPr>
          <w:rFonts w:ascii="Calibri" w:cs="Calibri"/>
        </w:rPr>
        <w:t>9.</w:t>
      </w:r>
      <w:r w:rsidRPr="00A814BA">
        <w:rPr>
          <w:rFonts w:ascii="Calibri" w:cs="Calibri"/>
        </w:rPr>
        <w:tab/>
        <w:t xml:space="preserve">SMOKERS WHO CHOOSE TO QUIT GRADUALLY VERSUS ABRUPTLY. Addiction. 2007 Aug;102(8):1326–7. </w:t>
      </w:r>
    </w:p>
    <w:p w14:paraId="2DF9C34B" w14:textId="77777777" w:rsidR="00A814BA" w:rsidRPr="00A814BA" w:rsidRDefault="00A814BA" w:rsidP="00A814BA">
      <w:pPr>
        <w:pStyle w:val="Bibliography"/>
        <w:rPr>
          <w:rFonts w:ascii="Calibri" w:cs="Calibri"/>
        </w:rPr>
      </w:pPr>
      <w:r w:rsidRPr="00A814BA">
        <w:rPr>
          <w:rFonts w:ascii="Calibri" w:cs="Calibri"/>
        </w:rPr>
        <w:lastRenderedPageBreak/>
        <w:t>10.</w:t>
      </w:r>
      <w:r w:rsidRPr="00A814BA">
        <w:rPr>
          <w:rFonts w:ascii="Calibri" w:cs="Calibri"/>
        </w:rPr>
        <w:tab/>
        <w:t xml:space="preserve">Shiffman S, Hughes J, Ferguson S, Pillitteri J, Gitchell J, Burton S. Smokers’ interest in using nicotine replacement to aid smoking reduction. Nicotine Tob Res. 2007 Nov;9(11):1177–82. </w:t>
      </w:r>
    </w:p>
    <w:p w14:paraId="61C5EAB6" w14:textId="77777777" w:rsidR="00A814BA" w:rsidRPr="00A814BA" w:rsidRDefault="00A814BA" w:rsidP="00A814BA">
      <w:pPr>
        <w:pStyle w:val="Bibliography"/>
        <w:rPr>
          <w:rFonts w:ascii="Calibri" w:cs="Calibri"/>
        </w:rPr>
      </w:pPr>
      <w:r w:rsidRPr="00A814BA">
        <w:rPr>
          <w:rFonts w:ascii="Calibri" w:cs="Calibri"/>
        </w:rPr>
        <w:t>11.</w:t>
      </w:r>
      <w:r w:rsidRPr="00A814BA">
        <w:rPr>
          <w:rFonts w:ascii="Calibri" w:cs="Calibri"/>
        </w:rPr>
        <w:tab/>
        <w:t xml:space="preserve">Schmidt L, Reidmohr A, Harwell TS, Helgerson SD. Prevalence and Reasons for Initiating Use of Electronic Cigarettes Among Adults in Montana, 2013. Prev Chronic Dis. 2014 Nov 20;11:140283. </w:t>
      </w:r>
    </w:p>
    <w:p w14:paraId="00CA397D" w14:textId="77777777" w:rsidR="00A814BA" w:rsidRPr="00A814BA" w:rsidRDefault="00A814BA" w:rsidP="00A814BA">
      <w:pPr>
        <w:pStyle w:val="Bibliography"/>
        <w:rPr>
          <w:rFonts w:ascii="Calibri" w:cs="Calibri"/>
        </w:rPr>
      </w:pPr>
      <w:r w:rsidRPr="00A814BA">
        <w:rPr>
          <w:rFonts w:ascii="Calibri" w:cs="Calibri"/>
        </w:rPr>
        <w:t>12.</w:t>
      </w:r>
      <w:r w:rsidRPr="00A814BA">
        <w:rPr>
          <w:rFonts w:ascii="Calibri" w:cs="Calibri"/>
        </w:rPr>
        <w:tab/>
        <w:t xml:space="preserve">Lindson N, Michie S, Aveyard P. Exploratory Analyses of the Popularity and Efficacy of Four Behavioral Methods of Gradual Smoking Cessation. Nicotine Tob Res. 2020 Dec 12;22(12):2257–61. </w:t>
      </w:r>
    </w:p>
    <w:p w14:paraId="690C1D11" w14:textId="77777777" w:rsidR="00A814BA" w:rsidRPr="00A814BA" w:rsidRDefault="00A814BA" w:rsidP="00A814BA">
      <w:pPr>
        <w:pStyle w:val="Bibliography"/>
        <w:rPr>
          <w:rFonts w:ascii="Calibri" w:cs="Calibri"/>
        </w:rPr>
      </w:pPr>
      <w:r w:rsidRPr="00A814BA">
        <w:rPr>
          <w:rFonts w:ascii="Calibri" w:cs="Calibri"/>
        </w:rPr>
        <w:t>13.</w:t>
      </w:r>
      <w:r w:rsidRPr="00A814BA">
        <w:rPr>
          <w:rFonts w:ascii="Calibri" w:cs="Calibri"/>
        </w:rPr>
        <w:tab/>
        <w:t xml:space="preserve">Haustein K. A double-blind, randomized, placebo-controlled multicentre trial of a nicotine chewing gum in smoking reduction. Study ID 980-CHC-9021-0013 Unpubl Data. 2001; </w:t>
      </w:r>
    </w:p>
    <w:p w14:paraId="10C3F8E9" w14:textId="77777777" w:rsidR="00A814BA" w:rsidRPr="00A814BA" w:rsidRDefault="00A814BA" w:rsidP="00A814BA">
      <w:pPr>
        <w:pStyle w:val="Bibliography"/>
        <w:rPr>
          <w:rFonts w:ascii="Calibri" w:cs="Calibri"/>
        </w:rPr>
      </w:pPr>
      <w:r w:rsidRPr="00A814BA">
        <w:rPr>
          <w:rFonts w:ascii="Calibri" w:cs="Calibri"/>
        </w:rPr>
        <w:t>14.</w:t>
      </w:r>
      <w:r w:rsidRPr="00A814BA">
        <w:rPr>
          <w:rFonts w:ascii="Calibri" w:cs="Calibri"/>
        </w:rPr>
        <w:tab/>
        <w:t xml:space="preserve">Batra A, Klingler K, Landfeldt B, Friederich H, Westin A, Danielsson T. Smoking reduction treatment with 4-mg nicotine gum: A double-blind, randomized, placebo-controlled study. Clin Pharmacol Ther. 2005 Dec;78(6):689–96. </w:t>
      </w:r>
    </w:p>
    <w:p w14:paraId="4930B885" w14:textId="77777777" w:rsidR="00A814BA" w:rsidRPr="00A814BA" w:rsidRDefault="00A814BA" w:rsidP="00A814BA">
      <w:pPr>
        <w:pStyle w:val="Bibliography"/>
        <w:rPr>
          <w:rFonts w:ascii="Calibri" w:cs="Calibri"/>
        </w:rPr>
      </w:pPr>
      <w:r w:rsidRPr="00A814BA">
        <w:rPr>
          <w:rFonts w:ascii="Calibri" w:cs="Calibri"/>
        </w:rPr>
        <w:t>15.</w:t>
      </w:r>
      <w:r w:rsidRPr="00A814BA">
        <w:rPr>
          <w:rFonts w:ascii="Calibri" w:cs="Calibri"/>
        </w:rPr>
        <w:tab/>
        <w:t xml:space="preserve">Bolliger CT. Smoking reduction with oral nicotine inhalers: double blind, randomised clinical trial of efficacy and safety. BMJ. 2000 Aug 5;321(7257):329–33. </w:t>
      </w:r>
    </w:p>
    <w:p w14:paraId="6D2390CB" w14:textId="77777777" w:rsidR="00A814BA" w:rsidRPr="00A814BA" w:rsidRDefault="00A814BA" w:rsidP="00A814BA">
      <w:pPr>
        <w:pStyle w:val="Bibliography"/>
        <w:rPr>
          <w:rFonts w:ascii="Calibri" w:cs="Calibri"/>
        </w:rPr>
      </w:pPr>
      <w:r w:rsidRPr="00A814BA">
        <w:rPr>
          <w:rFonts w:ascii="Calibri" w:cs="Calibri"/>
        </w:rPr>
        <w:t>16.</w:t>
      </w:r>
      <w:r w:rsidRPr="00A814BA">
        <w:rPr>
          <w:rFonts w:ascii="Calibri" w:cs="Calibri"/>
        </w:rPr>
        <w:tab/>
        <w:t xml:space="preserve">Rennard S, Glover E, Leischow S, Daughton D, Glover P, Muramoto M, et al. Efficacy of the nicotine inhaler in smoking reduction: A double-blind, randomized trial. Nicotine Tob Res. 2006 Aug 1;8(4):555–64. </w:t>
      </w:r>
    </w:p>
    <w:p w14:paraId="0876AAB8" w14:textId="77777777" w:rsidR="00A814BA" w:rsidRPr="00A814BA" w:rsidRDefault="00A814BA" w:rsidP="00A814BA">
      <w:pPr>
        <w:pStyle w:val="Bibliography"/>
        <w:rPr>
          <w:rFonts w:ascii="Calibri" w:cs="Calibri"/>
        </w:rPr>
      </w:pPr>
      <w:r w:rsidRPr="00A814BA">
        <w:rPr>
          <w:rFonts w:ascii="Calibri" w:cs="Calibri"/>
        </w:rPr>
        <w:t>17.</w:t>
      </w:r>
      <w:r w:rsidRPr="00A814BA">
        <w:rPr>
          <w:rFonts w:ascii="Calibri" w:cs="Calibri"/>
        </w:rPr>
        <w:tab/>
        <w:t xml:space="preserve">Wennike P, Danielsson T, Landfeldt B, Westin Å, Tønnesen P. Smoking reduction promotes smoking cessation: results from a double blind, randomized, placebo-controlled trial of nicotine gum with 2-year follow-up: Smoking reduction with nicotine gum. Addiction. 2003 Oct;98(10):1395–402. </w:t>
      </w:r>
    </w:p>
    <w:p w14:paraId="4B8008C5" w14:textId="77777777" w:rsidR="00A814BA" w:rsidRPr="00A814BA" w:rsidRDefault="00A814BA" w:rsidP="00A814BA">
      <w:pPr>
        <w:pStyle w:val="Bibliography"/>
        <w:rPr>
          <w:rFonts w:ascii="Calibri" w:cs="Calibri"/>
        </w:rPr>
      </w:pPr>
      <w:r w:rsidRPr="00A814BA">
        <w:rPr>
          <w:rFonts w:ascii="Calibri" w:cs="Calibri"/>
        </w:rPr>
        <w:t>18.</w:t>
      </w:r>
      <w:r w:rsidRPr="00A814BA">
        <w:rPr>
          <w:rFonts w:ascii="Calibri" w:cs="Calibri"/>
        </w:rPr>
        <w:tab/>
        <w:t xml:space="preserve">Evans-Polce R, Lanza S, Maggs J. Heterogeneity of alcohol, tobacco, and other substance use behaviors in U.S. college students: A latent class analysis. Addict Behav. 2016 Feb;53:80–5. </w:t>
      </w:r>
    </w:p>
    <w:p w14:paraId="09DD42B0" w14:textId="77777777" w:rsidR="00A814BA" w:rsidRPr="00A814BA" w:rsidRDefault="00A814BA" w:rsidP="00A814BA">
      <w:pPr>
        <w:pStyle w:val="Bibliography"/>
        <w:rPr>
          <w:rFonts w:ascii="Calibri" w:cs="Calibri"/>
        </w:rPr>
      </w:pPr>
      <w:r w:rsidRPr="00A814BA">
        <w:rPr>
          <w:rFonts w:ascii="Calibri" w:cs="Calibri"/>
        </w:rPr>
        <w:t>19.</w:t>
      </w:r>
      <w:r w:rsidRPr="00A814BA">
        <w:rPr>
          <w:rFonts w:ascii="Calibri" w:cs="Calibri"/>
        </w:rPr>
        <w:tab/>
        <w:t xml:space="preserve">Borrelli B, Gaynor S, Tooley E, Armitage CJ, Wearden A, Bartlett YK. Identification of three different types of smokers who are not motivated to quit: Results from a latent class analysis. Health Psychol. 2018 Feb;37(2):179–87. </w:t>
      </w:r>
    </w:p>
    <w:p w14:paraId="08541A9B" w14:textId="77777777" w:rsidR="00A814BA" w:rsidRPr="00A814BA" w:rsidRDefault="00A814BA" w:rsidP="00A814BA">
      <w:pPr>
        <w:pStyle w:val="Bibliography"/>
        <w:rPr>
          <w:rFonts w:ascii="Calibri" w:cs="Calibri"/>
        </w:rPr>
      </w:pPr>
      <w:r w:rsidRPr="00A814BA">
        <w:rPr>
          <w:rFonts w:ascii="Calibri" w:cs="Calibri"/>
        </w:rPr>
        <w:t>20.</w:t>
      </w:r>
      <w:r w:rsidRPr="00A814BA">
        <w:rPr>
          <w:rFonts w:ascii="Calibri" w:cs="Calibri"/>
        </w:rPr>
        <w:tab/>
        <w:t xml:space="preserve">McCarthy DE, Ebssa L, Witkiewitz K, Shiffman S. Paths to tobacco abstinence: A repeated-measures latent class analysis. J Consult Clin Psychol. 2015 Aug;83(4):696–708. </w:t>
      </w:r>
    </w:p>
    <w:p w14:paraId="1D8D566C" w14:textId="77777777" w:rsidR="00A814BA" w:rsidRPr="00A814BA" w:rsidRDefault="00A814BA" w:rsidP="00A814BA">
      <w:pPr>
        <w:pStyle w:val="Bibliography"/>
        <w:rPr>
          <w:rFonts w:ascii="Calibri" w:cs="Calibri"/>
        </w:rPr>
      </w:pPr>
      <w:r w:rsidRPr="00A814BA">
        <w:rPr>
          <w:rFonts w:ascii="Calibri" w:cs="Calibri"/>
        </w:rPr>
        <w:t>21.</w:t>
      </w:r>
      <w:r w:rsidRPr="00A814BA">
        <w:rPr>
          <w:rFonts w:ascii="Calibri" w:cs="Calibri"/>
        </w:rPr>
        <w:tab/>
        <w:t xml:space="preserve">Fagerstrom KO, Heatherton TF, Kozlowski LT. Nicotine addiction and its assessment. Ear Nose Throat J. 1990 Nov;69(11):763–5. </w:t>
      </w:r>
    </w:p>
    <w:p w14:paraId="523923DB" w14:textId="77777777" w:rsidR="00A814BA" w:rsidRPr="00A814BA" w:rsidRDefault="00A814BA" w:rsidP="00A814BA">
      <w:pPr>
        <w:pStyle w:val="Bibliography"/>
        <w:rPr>
          <w:rFonts w:ascii="Calibri" w:cs="Calibri"/>
        </w:rPr>
      </w:pPr>
      <w:r w:rsidRPr="00A814BA">
        <w:rPr>
          <w:rFonts w:ascii="Calibri" w:cs="Calibri"/>
        </w:rPr>
        <w:lastRenderedPageBreak/>
        <w:t>22.</w:t>
      </w:r>
      <w:r w:rsidRPr="00A814BA">
        <w:rPr>
          <w:rFonts w:ascii="Calibri" w:cs="Calibri"/>
        </w:rPr>
        <w:tab/>
        <w:t xml:space="preserve">Hays RD, Sherbourne CD, Mazel RM. The rand 36-item health survey 1.0. Health Econ. 1993 Oct;2(3):217–27. </w:t>
      </w:r>
    </w:p>
    <w:p w14:paraId="7521725B" w14:textId="77777777" w:rsidR="00A814BA" w:rsidRPr="00A814BA" w:rsidRDefault="00A814BA" w:rsidP="00A814BA">
      <w:pPr>
        <w:pStyle w:val="Bibliography"/>
        <w:rPr>
          <w:rFonts w:ascii="Calibri" w:cs="Calibri"/>
        </w:rPr>
      </w:pPr>
      <w:r w:rsidRPr="00A814BA">
        <w:rPr>
          <w:rFonts w:ascii="Calibri" w:cs="Calibri"/>
        </w:rPr>
        <w:t>23.</w:t>
      </w:r>
      <w:r w:rsidRPr="00A814BA">
        <w:rPr>
          <w:rFonts w:ascii="Calibri" w:cs="Calibri"/>
        </w:rPr>
        <w:tab/>
        <w:t xml:space="preserve">Hays RD, Morales LS. The RAND-36 measure of health-related quality of life. Ann Med. 2001 Jan;33(5):350–7. </w:t>
      </w:r>
    </w:p>
    <w:p w14:paraId="1F2CF92F" w14:textId="77777777" w:rsidR="00A814BA" w:rsidRPr="00A814BA" w:rsidRDefault="00A814BA" w:rsidP="00A814BA">
      <w:pPr>
        <w:pStyle w:val="Bibliography"/>
        <w:rPr>
          <w:rFonts w:ascii="Calibri" w:cs="Calibri"/>
        </w:rPr>
      </w:pPr>
      <w:r w:rsidRPr="00A814BA">
        <w:rPr>
          <w:rFonts w:ascii="Calibri" w:cs="Calibri"/>
        </w:rPr>
        <w:t>24.</w:t>
      </w:r>
      <w:r w:rsidRPr="00A814BA">
        <w:rPr>
          <w:rFonts w:ascii="Calibri" w:cs="Calibri"/>
        </w:rPr>
        <w:tab/>
        <w:t xml:space="preserve">Hays RD, Prince-Embury S, Chen H. RAND-36 health status inventory. Psychological Corporation San Antonio, TX; 1998. </w:t>
      </w:r>
    </w:p>
    <w:p w14:paraId="1B6037C0" w14:textId="77777777" w:rsidR="00A814BA" w:rsidRPr="00A814BA" w:rsidRDefault="00A814BA" w:rsidP="00A814BA">
      <w:pPr>
        <w:pStyle w:val="Bibliography"/>
        <w:rPr>
          <w:rFonts w:ascii="Calibri" w:cs="Calibri"/>
        </w:rPr>
      </w:pPr>
      <w:r w:rsidRPr="00A814BA">
        <w:rPr>
          <w:rFonts w:ascii="Calibri" w:cs="Calibri"/>
        </w:rPr>
        <w:t>25.</w:t>
      </w:r>
      <w:r w:rsidRPr="00A814BA">
        <w:rPr>
          <w:rFonts w:ascii="Calibri" w:cs="Calibri"/>
        </w:rPr>
        <w:tab/>
        <w:t xml:space="preserve">Proust-Lima C, Philipps V, Liquet B. Estimation of Extended Mixed Models Using Latent Classes and Latent Processes: The </w:t>
      </w:r>
      <w:r w:rsidRPr="00A814BA">
        <w:rPr>
          <w:rFonts w:ascii="Calibri" w:cs="Calibri"/>
          <w:i/>
          <w:iCs/>
        </w:rPr>
        <w:t>R</w:t>
      </w:r>
      <w:r w:rsidRPr="00A814BA">
        <w:rPr>
          <w:rFonts w:ascii="Calibri" w:cs="Calibri"/>
        </w:rPr>
        <w:t xml:space="preserve"> Package </w:t>
      </w:r>
      <w:r w:rsidRPr="00A814BA">
        <w:rPr>
          <w:rFonts w:ascii="Calibri" w:cs="Calibri"/>
          <w:b/>
          <w:bCs/>
        </w:rPr>
        <w:t>lcmm</w:t>
      </w:r>
      <w:r w:rsidRPr="00A814BA">
        <w:rPr>
          <w:rFonts w:ascii="Calibri" w:cs="Calibri"/>
        </w:rPr>
        <w:t>. J Stat Softw [Internet]. 2017 [cited 2022 Nov 14];78(2). Available from: http://www.jstatsoft.org/v78/i02/</w:t>
      </w:r>
    </w:p>
    <w:p w14:paraId="554772A7" w14:textId="77777777" w:rsidR="00A814BA" w:rsidRPr="00A814BA" w:rsidRDefault="00A814BA" w:rsidP="00A814BA">
      <w:pPr>
        <w:pStyle w:val="Bibliography"/>
        <w:rPr>
          <w:rFonts w:ascii="Calibri" w:cs="Calibri"/>
        </w:rPr>
      </w:pPr>
      <w:r w:rsidRPr="00A814BA">
        <w:rPr>
          <w:rFonts w:ascii="Calibri" w:cs="Calibri"/>
        </w:rPr>
        <w:t>26.</w:t>
      </w:r>
      <w:r w:rsidRPr="00A814BA">
        <w:rPr>
          <w:rFonts w:ascii="Calibri" w:cs="Calibri"/>
        </w:rPr>
        <w:tab/>
        <w:t xml:space="preserve">Hagenaars JA, McCutcheon AL, editors. Applied latent class analysis. Cambridge ; New York: Cambridge University Press; 2002. 454 p. </w:t>
      </w:r>
    </w:p>
    <w:p w14:paraId="31064976" w14:textId="77777777" w:rsidR="00A814BA" w:rsidRPr="00A814BA" w:rsidRDefault="00A814BA" w:rsidP="00A814BA">
      <w:pPr>
        <w:pStyle w:val="Bibliography"/>
        <w:rPr>
          <w:rFonts w:ascii="Calibri" w:cs="Calibri"/>
        </w:rPr>
      </w:pPr>
      <w:r w:rsidRPr="00A814BA">
        <w:rPr>
          <w:rFonts w:ascii="Calibri" w:cs="Calibri"/>
        </w:rPr>
        <w:t>27.</w:t>
      </w:r>
      <w:r w:rsidRPr="00A814BA">
        <w:rPr>
          <w:rFonts w:ascii="Calibri" w:cs="Calibri"/>
        </w:rPr>
        <w:tab/>
        <w:t>Proust-Lima C, Philipps V, Diakite A, Liquet B. lcmm: Extended Mixed Models Using Latent Classes and Latent Processes [Internet]. 2022. Available from: https://cran.r-project.org/package=lcmm</w:t>
      </w:r>
    </w:p>
    <w:p w14:paraId="593CF0B5" w14:textId="77777777" w:rsidR="00A814BA" w:rsidRPr="00A814BA" w:rsidRDefault="00A814BA" w:rsidP="00A814BA">
      <w:pPr>
        <w:pStyle w:val="Bibliography"/>
        <w:rPr>
          <w:rFonts w:ascii="Calibri" w:cs="Calibri"/>
        </w:rPr>
      </w:pPr>
      <w:r w:rsidRPr="00A814BA">
        <w:rPr>
          <w:rFonts w:ascii="Calibri" w:cs="Calibri"/>
        </w:rPr>
        <w:t>28.</w:t>
      </w:r>
      <w:r w:rsidRPr="00A814BA">
        <w:rPr>
          <w:rFonts w:ascii="Calibri" w:cs="Calibri"/>
        </w:rPr>
        <w:tab/>
        <w:t xml:space="preserve">Friedman J, Hastie T, Tibshirani R. Regularization Paths for Generalized Linear Models via Coordinate Descent. J Stat Softw. 2010;33(1):1–22. </w:t>
      </w:r>
    </w:p>
    <w:p w14:paraId="11EB3C7A" w14:textId="77777777" w:rsidR="00A814BA" w:rsidRPr="00A814BA" w:rsidRDefault="00A814BA" w:rsidP="00A814BA">
      <w:pPr>
        <w:pStyle w:val="Bibliography"/>
        <w:rPr>
          <w:rFonts w:ascii="Calibri" w:cs="Calibri"/>
        </w:rPr>
      </w:pPr>
      <w:r w:rsidRPr="00A814BA">
        <w:rPr>
          <w:rFonts w:ascii="Calibri" w:cs="Calibri"/>
        </w:rPr>
        <w:t>29.</w:t>
      </w:r>
      <w:r w:rsidRPr="00A814BA">
        <w:rPr>
          <w:rFonts w:ascii="Calibri" w:cs="Calibri"/>
        </w:rPr>
        <w:tab/>
        <w:t xml:space="preserve">Simon N, Friedman J, Hastie T, Tibshirani R. Regularization Paths for Cox’s Proportional Hazards Model via Coordinate Descent. J Stat Softw. 2011;39(5):1–13. </w:t>
      </w:r>
    </w:p>
    <w:p w14:paraId="087BDD4E" w14:textId="77777777" w:rsidR="00A814BA" w:rsidRPr="00A814BA" w:rsidRDefault="00A814BA" w:rsidP="00A814BA">
      <w:pPr>
        <w:pStyle w:val="Bibliography"/>
        <w:rPr>
          <w:rFonts w:ascii="Calibri" w:cs="Calibri"/>
        </w:rPr>
      </w:pPr>
      <w:r w:rsidRPr="00A814BA">
        <w:rPr>
          <w:rFonts w:ascii="Calibri" w:cs="Calibri"/>
        </w:rPr>
        <w:t>30.</w:t>
      </w:r>
      <w:r w:rsidRPr="00A814BA">
        <w:rPr>
          <w:rFonts w:ascii="Calibri" w:cs="Calibri"/>
        </w:rPr>
        <w:tab/>
        <w:t>Breiman L, Friedman JH, Olshen RA, Stone CJ. Classification And Regression Trees [Internet]. 1st ed. Routledge; 2017 [cited 2022 Nov 23]. Available from: https://www.taylorfrancis.com/books/9781351460491</w:t>
      </w:r>
    </w:p>
    <w:p w14:paraId="12E5A9AB" w14:textId="77777777" w:rsidR="00A814BA" w:rsidRPr="00A814BA" w:rsidRDefault="00A814BA" w:rsidP="00A814BA">
      <w:pPr>
        <w:pStyle w:val="Bibliography"/>
        <w:rPr>
          <w:rFonts w:ascii="Calibri" w:cs="Calibri"/>
        </w:rPr>
      </w:pPr>
      <w:r w:rsidRPr="00A814BA">
        <w:rPr>
          <w:rFonts w:ascii="Calibri" w:cs="Calibri"/>
        </w:rPr>
        <w:t>31.</w:t>
      </w:r>
      <w:r w:rsidRPr="00A814BA">
        <w:rPr>
          <w:rFonts w:ascii="Calibri" w:cs="Calibri"/>
        </w:rPr>
        <w:tab/>
        <w:t xml:space="preserve">Mason SJ, Graham NE. Areas beneath the relative operating characteristics (ROC) and relative operating levels (ROL) curves: Statistical significance and interpretation. Q J R Meteorol Soc. 2002 Jul 15;128(584):2145–66. </w:t>
      </w:r>
    </w:p>
    <w:p w14:paraId="0FAABEAB" w14:textId="77777777" w:rsidR="00A814BA" w:rsidRPr="00A814BA" w:rsidRDefault="00A814BA" w:rsidP="00A814BA">
      <w:pPr>
        <w:pStyle w:val="Bibliography"/>
        <w:rPr>
          <w:rFonts w:ascii="Calibri" w:cs="Calibri"/>
        </w:rPr>
      </w:pPr>
      <w:r w:rsidRPr="00A814BA">
        <w:rPr>
          <w:rFonts w:ascii="Calibri" w:cs="Calibri"/>
        </w:rPr>
        <w:t>32.</w:t>
      </w:r>
      <w:r w:rsidRPr="00A814BA">
        <w:rPr>
          <w:rFonts w:ascii="Calibri" w:cs="Calibri"/>
        </w:rPr>
        <w:tab/>
        <w:t xml:space="preserve">Lasser K, Boyd JW, Woolhandler S, Himmelstein DU, McCormick D, Bor DH. Smoking and Mental Illness: A Population-Based Prevalence Study. JAMA. 2000 Nov 22;284(20):2606. </w:t>
      </w:r>
    </w:p>
    <w:p w14:paraId="24616CC8" w14:textId="77777777" w:rsidR="00A814BA" w:rsidRPr="00A814BA" w:rsidRDefault="00A814BA" w:rsidP="00A814BA">
      <w:pPr>
        <w:pStyle w:val="Bibliography"/>
        <w:rPr>
          <w:rFonts w:ascii="Calibri" w:cs="Calibri"/>
        </w:rPr>
      </w:pPr>
      <w:r w:rsidRPr="00A814BA">
        <w:rPr>
          <w:rFonts w:ascii="Calibri" w:cs="Calibri"/>
        </w:rPr>
        <w:t>33.</w:t>
      </w:r>
      <w:r w:rsidRPr="00A814BA">
        <w:rPr>
          <w:rFonts w:ascii="Calibri" w:cs="Calibri"/>
        </w:rPr>
        <w:tab/>
        <w:t xml:space="preserve">Tidey JW, Miller ME. Smoking cessation and reduction in people with chronic mental illness. BMJ. 2015 Sep 21;h4065. </w:t>
      </w:r>
    </w:p>
    <w:p w14:paraId="4896F325" w14:textId="77777777" w:rsidR="00A814BA" w:rsidRPr="00A814BA" w:rsidRDefault="00A814BA" w:rsidP="00A814BA">
      <w:pPr>
        <w:pStyle w:val="Bibliography"/>
        <w:rPr>
          <w:rFonts w:ascii="Calibri" w:cs="Calibri"/>
        </w:rPr>
      </w:pPr>
      <w:r w:rsidRPr="00A814BA">
        <w:rPr>
          <w:rFonts w:ascii="Calibri" w:cs="Calibri"/>
        </w:rPr>
        <w:t>34.</w:t>
      </w:r>
      <w:r w:rsidRPr="00A814BA">
        <w:rPr>
          <w:rFonts w:ascii="Calibri" w:cs="Calibri"/>
        </w:rPr>
        <w:tab/>
        <w:t xml:space="preserve">Klemperer EM, Hughes JR, Naud S. Distal Measurements Can Produce False Negative Results: A Prospective Secondary Analysis of a Natural History Study. Nicotine Tob Res. 2019 Nov 19;21(12):1727–30. </w:t>
      </w:r>
    </w:p>
    <w:p w14:paraId="61FABF03" w14:textId="77777777" w:rsidR="00A814BA" w:rsidRPr="00A814BA" w:rsidRDefault="00A814BA" w:rsidP="00A814BA">
      <w:pPr>
        <w:pStyle w:val="Bibliography"/>
        <w:rPr>
          <w:rFonts w:ascii="Calibri" w:cs="Calibri"/>
        </w:rPr>
      </w:pPr>
      <w:r w:rsidRPr="00A814BA">
        <w:rPr>
          <w:rFonts w:ascii="Calibri" w:cs="Calibri"/>
        </w:rPr>
        <w:lastRenderedPageBreak/>
        <w:t>35.</w:t>
      </w:r>
      <w:r w:rsidRPr="00A814BA">
        <w:rPr>
          <w:rFonts w:ascii="Calibri" w:cs="Calibri"/>
        </w:rPr>
        <w:tab/>
        <w:t xml:space="preserve">Benowitz NL, Bernert JT, Foulds J, Hecht SS, Jacob P, Jarvis MJ, et al. Biochemical Verification of Tobacco Use and Abstinence: 2019 Update. Nicotine Tob Res. 2020 Jun 12;22(7):1086–97. </w:t>
      </w:r>
    </w:p>
    <w:p w14:paraId="6B7EB77F" w14:textId="77777777" w:rsidR="00A814BA" w:rsidRPr="00A814BA" w:rsidRDefault="00A814BA" w:rsidP="00A814BA">
      <w:pPr>
        <w:pStyle w:val="Bibliography"/>
        <w:rPr>
          <w:rFonts w:ascii="Calibri" w:cs="Calibri"/>
        </w:rPr>
      </w:pPr>
      <w:r w:rsidRPr="00A814BA">
        <w:rPr>
          <w:rFonts w:ascii="Calibri" w:cs="Calibri"/>
        </w:rPr>
        <w:t>36.</w:t>
      </w:r>
      <w:r w:rsidRPr="00A814BA">
        <w:rPr>
          <w:rFonts w:ascii="Calibri" w:cs="Calibri"/>
        </w:rPr>
        <w:tab/>
        <w:t xml:space="preserve">Piper ME, Bullen C, Krishnan-Sarin S, Rigotti NA, Steinberg ML, Streck JM, et al. Defining and Measuring Abstinence in Clinical Trials of Smoking Cessation Interventions: An Updated Review. Nicotine Tob Res. 2020 Jun 12;22(7):1098–106. </w:t>
      </w:r>
    </w:p>
    <w:p w14:paraId="7C0CB979" w14:textId="62B1DA5C" w:rsidR="00783274" w:rsidRPr="00783274" w:rsidRDefault="0035627A" w:rsidP="00783274">
      <w:r>
        <w:fldChar w:fldCharType="end"/>
      </w:r>
    </w:p>
    <w:p w14:paraId="6EEAC0AF" w14:textId="3EEEF74E" w:rsidR="00783274" w:rsidRDefault="00783274" w:rsidP="00783274"/>
    <w:p w14:paraId="70923D61" w14:textId="77777777" w:rsidR="00783274" w:rsidRPr="00783274" w:rsidRDefault="00783274" w:rsidP="00783274"/>
    <w:sectPr w:rsidR="00783274" w:rsidRPr="00783274" w:rsidSect="00D45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thony Barrows" w:date="2023-01-02T16:04:00Z" w:initials="AB">
    <w:p w14:paraId="719E868E" w14:textId="77777777" w:rsidR="003F237F" w:rsidRDefault="003F237F" w:rsidP="00036876">
      <w:r>
        <w:rPr>
          <w:rStyle w:val="CommentReference"/>
        </w:rPr>
        <w:annotationRef/>
      </w:r>
      <w:r>
        <w:rPr>
          <w:sz w:val="20"/>
          <w:szCs w:val="20"/>
        </w:rPr>
        <w:t>Placeholders</w:t>
      </w:r>
    </w:p>
  </w:comment>
  <w:comment w:id="2" w:author="Anthony Barrows" w:date="2022-12-08T14:19:00Z" w:initials="AB">
    <w:p w14:paraId="65250F4C" w14:textId="0AB043AE" w:rsidR="000F2C3A" w:rsidRDefault="000F2C3A" w:rsidP="007669D6">
      <w:r>
        <w:rPr>
          <w:rStyle w:val="CommentReference"/>
        </w:rPr>
        <w:annotationRef/>
      </w:r>
      <w:r>
        <w:rPr>
          <w:sz w:val="20"/>
          <w:szCs w:val="20"/>
        </w:rPr>
        <w:t>Technically we didn’t “control for” participant characteristics, we used them — in addition to latent class — to predict smoking cessation.</w:t>
      </w:r>
    </w:p>
  </w:comment>
  <w:comment w:id="6" w:author="Anthony Barrows" w:date="2023-01-02T09:37:00Z" w:initials="AB">
    <w:p w14:paraId="19D61220" w14:textId="77777777" w:rsidR="00C953C0" w:rsidRDefault="00C953C0" w:rsidP="008D385F">
      <w:r>
        <w:rPr>
          <w:rStyle w:val="CommentReference"/>
        </w:rPr>
        <w:annotationRef/>
      </w:r>
      <w:r>
        <w:rPr>
          <w:sz w:val="20"/>
          <w:szCs w:val="20"/>
        </w:rPr>
        <w:t>These are STROBE items. Not sure what to insert here.</w:t>
      </w:r>
    </w:p>
  </w:comment>
  <w:comment w:id="10" w:author="Anthony Barrows" w:date="2022-11-14T09:18:00Z" w:initials="AB">
    <w:p w14:paraId="785D8DD3" w14:textId="09A4AEA0" w:rsidR="00015C4C" w:rsidRDefault="00015C4C" w:rsidP="00A65AF8">
      <w:r>
        <w:rPr>
          <w:rStyle w:val="CommentReference"/>
        </w:rPr>
        <w:annotationRef/>
      </w:r>
      <w:r>
        <w:rPr>
          <w:sz w:val="20"/>
          <w:szCs w:val="20"/>
        </w:rPr>
        <w:t>Citation, revise</w:t>
      </w:r>
    </w:p>
  </w:comment>
  <w:comment w:id="45" w:author="Anthony Barrows" w:date="2023-01-02T15:39:00Z" w:initials="AB">
    <w:p w14:paraId="6EE621EE" w14:textId="77777777" w:rsidR="0064430E" w:rsidRDefault="0064430E" w:rsidP="008238F4">
      <w:r>
        <w:rPr>
          <w:rStyle w:val="CommentReference"/>
        </w:rPr>
        <w:annotationRef/>
      </w:r>
      <w:r>
        <w:rPr>
          <w:sz w:val="20"/>
          <w:szCs w:val="20"/>
        </w:rPr>
        <w:t>It may be worth noting that the number of participants used to predict follow-up CO values was substantially less than the number included in LCA. This is clear from the results section, but it’s certainly a limitation.</w:t>
      </w:r>
    </w:p>
    <w:p w14:paraId="0DB09FE0" w14:textId="77777777" w:rsidR="0064430E" w:rsidRDefault="0064430E" w:rsidP="008238F4"/>
    <w:p w14:paraId="3B1150F5" w14:textId="77777777" w:rsidR="0064430E" w:rsidRDefault="0064430E" w:rsidP="008238F4">
      <w:r>
        <w:rPr>
          <w:sz w:val="20"/>
          <w:szCs w:val="20"/>
        </w:rPr>
        <w:t xml:space="preserve">However, 911 participants is still a formidable number. </w:t>
      </w:r>
    </w:p>
  </w:comment>
  <w:comment w:id="48" w:author="Anthony Barrows" w:date="2023-01-02T15:55:00Z" w:initials="AB">
    <w:p w14:paraId="415788C8" w14:textId="77777777" w:rsidR="004E074A" w:rsidRDefault="004E074A" w:rsidP="008F3515">
      <w:r>
        <w:rPr>
          <w:rStyle w:val="CommentReference"/>
        </w:rPr>
        <w:annotationRef/>
      </w:r>
      <w:r>
        <w:rPr>
          <w:sz w:val="20"/>
          <w:szCs w:val="20"/>
        </w:rPr>
        <w:t>This is weak, I know.</w:t>
      </w:r>
    </w:p>
  </w:comment>
  <w:comment w:id="49" w:author="Anthony Barrows" w:date="2023-01-02T15:43:00Z" w:initials="AB">
    <w:p w14:paraId="47A61BB9" w14:textId="4635E514" w:rsidR="00376843" w:rsidRDefault="00376843" w:rsidP="00FE0C2E">
      <w:r>
        <w:rPr>
          <w:rStyle w:val="CommentReference"/>
        </w:rPr>
        <w:annotationRef/>
      </w:r>
      <w:r>
        <w:rPr>
          <w:sz w:val="20"/>
          <w:szCs w:val="20"/>
        </w:rPr>
        <w:t xml:space="preserve">I’m not sure what EXACTLY we want to show here. This is essentially a plot of the residuals from linear regression, and a reviewer might be quick to point out that they’re awful. The important thing is that we can explain more variance in 1-year CO values with latent class than without, and this doesn’t explicitly show that. </w:t>
      </w:r>
    </w:p>
    <w:p w14:paraId="4A825A8E" w14:textId="77777777" w:rsidR="00376843" w:rsidRDefault="00376843" w:rsidP="00FE0C2E"/>
    <w:p w14:paraId="198263B0" w14:textId="77777777" w:rsidR="00376843" w:rsidRDefault="00376843" w:rsidP="00FE0C2E">
      <w:r>
        <w:rPr>
          <w:sz w:val="20"/>
          <w:szCs w:val="20"/>
        </w:rPr>
        <w:t>Initially, I had hoped that coloring a scatter plot by latent class would reveal neat clusters above and below the quit line, but that didn’t happen. I’ll happily take any suggestions.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9E868E" w15:done="0"/>
  <w15:commentEx w15:paraId="65250F4C" w15:done="0"/>
  <w15:commentEx w15:paraId="19D61220" w15:done="0"/>
  <w15:commentEx w15:paraId="785D8DD3" w15:done="0"/>
  <w15:commentEx w15:paraId="3B1150F5" w15:done="0"/>
  <w15:commentEx w15:paraId="415788C8" w15:done="0"/>
  <w15:commentEx w15:paraId="198263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7EFA" w16cex:dateUtc="2023-01-02T21:04:00Z"/>
  <w16cex:commentExtensible w16cex:durableId="273C70EC" w16cex:dateUtc="2022-12-08T19:19:00Z"/>
  <w16cex:commentExtensible w16cex:durableId="275D2471" w16cex:dateUtc="2023-01-02T14:37:00Z"/>
  <w16cex:commentExtensible w16cex:durableId="271C8667" w16cex:dateUtc="2022-11-14T14:18:00Z"/>
  <w16cex:commentExtensible w16cex:durableId="275D7948" w16cex:dateUtc="2023-01-02T20:39:00Z"/>
  <w16cex:commentExtensible w16cex:durableId="275D7CE1" w16cex:dateUtc="2023-01-02T20:55:00Z"/>
  <w16cex:commentExtensible w16cex:durableId="275D7A14" w16cex:dateUtc="2023-01-02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9E868E" w16cid:durableId="275D7EFA"/>
  <w16cid:commentId w16cid:paraId="65250F4C" w16cid:durableId="273C70EC"/>
  <w16cid:commentId w16cid:paraId="19D61220" w16cid:durableId="275D2471"/>
  <w16cid:commentId w16cid:paraId="785D8DD3" w16cid:durableId="271C8667"/>
  <w16cid:commentId w16cid:paraId="3B1150F5" w16cid:durableId="275D7948"/>
  <w16cid:commentId w16cid:paraId="415788C8" w16cid:durableId="275D7CE1"/>
  <w16cid:commentId w16cid:paraId="198263B0" w16cid:durableId="275D7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A70BE"/>
    <w:multiLevelType w:val="hybridMultilevel"/>
    <w:tmpl w:val="26F2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633479"/>
    <w:multiLevelType w:val="multilevel"/>
    <w:tmpl w:val="9F4E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D40CE7"/>
    <w:multiLevelType w:val="hybridMultilevel"/>
    <w:tmpl w:val="5F60716A"/>
    <w:lvl w:ilvl="0" w:tplc="B1C43E96">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525E28"/>
    <w:multiLevelType w:val="hybridMultilevel"/>
    <w:tmpl w:val="E670F8E2"/>
    <w:lvl w:ilvl="0" w:tplc="F07AFFB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5394049">
    <w:abstractNumId w:val="1"/>
  </w:num>
  <w:num w:numId="2" w16cid:durableId="829830788">
    <w:abstractNumId w:val="0"/>
  </w:num>
  <w:num w:numId="3" w16cid:durableId="578518307">
    <w:abstractNumId w:val="3"/>
  </w:num>
  <w:num w:numId="4" w16cid:durableId="108549378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hony Barrows">
    <w15:presenceInfo w15:providerId="AD" w15:userId="S::ajbarrow@uvm.edu::4c6c1da1-9b4d-4fcf-8538-8858cd6e4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274"/>
    <w:rsid w:val="00005AE9"/>
    <w:rsid w:val="00012912"/>
    <w:rsid w:val="00015955"/>
    <w:rsid w:val="00015C4C"/>
    <w:rsid w:val="000214B5"/>
    <w:rsid w:val="00026A10"/>
    <w:rsid w:val="0005335E"/>
    <w:rsid w:val="00060B98"/>
    <w:rsid w:val="000666F1"/>
    <w:rsid w:val="00084CA5"/>
    <w:rsid w:val="000878C3"/>
    <w:rsid w:val="00092538"/>
    <w:rsid w:val="0009488B"/>
    <w:rsid w:val="000961EA"/>
    <w:rsid w:val="000A5442"/>
    <w:rsid w:val="000C59FC"/>
    <w:rsid w:val="000C6CE3"/>
    <w:rsid w:val="000C7ECD"/>
    <w:rsid w:val="000D12F3"/>
    <w:rsid w:val="000D2BD4"/>
    <w:rsid w:val="000D4380"/>
    <w:rsid w:val="000D4791"/>
    <w:rsid w:val="000F2888"/>
    <w:rsid w:val="000F2C3A"/>
    <w:rsid w:val="000F6BEB"/>
    <w:rsid w:val="00102B38"/>
    <w:rsid w:val="00102BD4"/>
    <w:rsid w:val="00107CAD"/>
    <w:rsid w:val="00107FB5"/>
    <w:rsid w:val="00111CD6"/>
    <w:rsid w:val="001149AC"/>
    <w:rsid w:val="00115284"/>
    <w:rsid w:val="00125571"/>
    <w:rsid w:val="00126305"/>
    <w:rsid w:val="001354E1"/>
    <w:rsid w:val="001402E7"/>
    <w:rsid w:val="0015337C"/>
    <w:rsid w:val="001576F3"/>
    <w:rsid w:val="00157CB4"/>
    <w:rsid w:val="00163C4E"/>
    <w:rsid w:val="001640E3"/>
    <w:rsid w:val="0017327B"/>
    <w:rsid w:val="00185249"/>
    <w:rsid w:val="001B1912"/>
    <w:rsid w:val="001C04F5"/>
    <w:rsid w:val="001C2DDD"/>
    <w:rsid w:val="001D1860"/>
    <w:rsid w:val="001D2B9B"/>
    <w:rsid w:val="001E0CC4"/>
    <w:rsid w:val="001F3BB6"/>
    <w:rsid w:val="001F4FF4"/>
    <w:rsid w:val="002051D4"/>
    <w:rsid w:val="002165EB"/>
    <w:rsid w:val="00221422"/>
    <w:rsid w:val="00231795"/>
    <w:rsid w:val="00242011"/>
    <w:rsid w:val="00247FD3"/>
    <w:rsid w:val="00252FB5"/>
    <w:rsid w:val="00256638"/>
    <w:rsid w:val="002643A1"/>
    <w:rsid w:val="00282C65"/>
    <w:rsid w:val="002863E5"/>
    <w:rsid w:val="00295D0C"/>
    <w:rsid w:val="002A36EC"/>
    <w:rsid w:val="002A47AF"/>
    <w:rsid w:val="002A499B"/>
    <w:rsid w:val="002B40D5"/>
    <w:rsid w:val="002B6AEB"/>
    <w:rsid w:val="002C0499"/>
    <w:rsid w:val="002D2543"/>
    <w:rsid w:val="002D62DA"/>
    <w:rsid w:val="002E1361"/>
    <w:rsid w:val="002E1B0F"/>
    <w:rsid w:val="002E7770"/>
    <w:rsid w:val="002F73F0"/>
    <w:rsid w:val="003132A3"/>
    <w:rsid w:val="00314B1E"/>
    <w:rsid w:val="00330241"/>
    <w:rsid w:val="00334259"/>
    <w:rsid w:val="00340884"/>
    <w:rsid w:val="00340CD9"/>
    <w:rsid w:val="00341BB1"/>
    <w:rsid w:val="0034495F"/>
    <w:rsid w:val="00346452"/>
    <w:rsid w:val="00350B1A"/>
    <w:rsid w:val="003527CE"/>
    <w:rsid w:val="0035627A"/>
    <w:rsid w:val="00361787"/>
    <w:rsid w:val="00365EC1"/>
    <w:rsid w:val="00366564"/>
    <w:rsid w:val="00367090"/>
    <w:rsid w:val="00373937"/>
    <w:rsid w:val="00376843"/>
    <w:rsid w:val="00376E69"/>
    <w:rsid w:val="003778E1"/>
    <w:rsid w:val="003826DC"/>
    <w:rsid w:val="00394E55"/>
    <w:rsid w:val="003A257E"/>
    <w:rsid w:val="003A7AA3"/>
    <w:rsid w:val="003B4E93"/>
    <w:rsid w:val="003C0F3E"/>
    <w:rsid w:val="003C7FA7"/>
    <w:rsid w:val="003D5C9A"/>
    <w:rsid w:val="003D607E"/>
    <w:rsid w:val="003E0AFB"/>
    <w:rsid w:val="003E2E56"/>
    <w:rsid w:val="003E5DAF"/>
    <w:rsid w:val="003F237F"/>
    <w:rsid w:val="003F4C09"/>
    <w:rsid w:val="004064B0"/>
    <w:rsid w:val="004075C9"/>
    <w:rsid w:val="00410463"/>
    <w:rsid w:val="00411DD3"/>
    <w:rsid w:val="00412037"/>
    <w:rsid w:val="00426A6B"/>
    <w:rsid w:val="004315D2"/>
    <w:rsid w:val="004400B8"/>
    <w:rsid w:val="00444C65"/>
    <w:rsid w:val="00476F78"/>
    <w:rsid w:val="0047777B"/>
    <w:rsid w:val="00477939"/>
    <w:rsid w:val="004857F0"/>
    <w:rsid w:val="004863F5"/>
    <w:rsid w:val="00487930"/>
    <w:rsid w:val="00494C21"/>
    <w:rsid w:val="004B116F"/>
    <w:rsid w:val="004C7947"/>
    <w:rsid w:val="004E074A"/>
    <w:rsid w:val="004E2658"/>
    <w:rsid w:val="004E5BBA"/>
    <w:rsid w:val="004F388E"/>
    <w:rsid w:val="005009B8"/>
    <w:rsid w:val="00514D9D"/>
    <w:rsid w:val="00517699"/>
    <w:rsid w:val="005210A8"/>
    <w:rsid w:val="00524E8C"/>
    <w:rsid w:val="00525FD5"/>
    <w:rsid w:val="00533434"/>
    <w:rsid w:val="0054327C"/>
    <w:rsid w:val="00552D0A"/>
    <w:rsid w:val="00566BF3"/>
    <w:rsid w:val="005815D0"/>
    <w:rsid w:val="00586C77"/>
    <w:rsid w:val="00591D20"/>
    <w:rsid w:val="005946D7"/>
    <w:rsid w:val="0059664D"/>
    <w:rsid w:val="005A1839"/>
    <w:rsid w:val="005A4896"/>
    <w:rsid w:val="005C2178"/>
    <w:rsid w:val="005E2A81"/>
    <w:rsid w:val="005E42B0"/>
    <w:rsid w:val="005E5733"/>
    <w:rsid w:val="005F0481"/>
    <w:rsid w:val="005F2120"/>
    <w:rsid w:val="00604504"/>
    <w:rsid w:val="00607358"/>
    <w:rsid w:val="006125D1"/>
    <w:rsid w:val="00616007"/>
    <w:rsid w:val="006416ED"/>
    <w:rsid w:val="00643897"/>
    <w:rsid w:val="00643A73"/>
    <w:rsid w:val="0064430E"/>
    <w:rsid w:val="00653BDB"/>
    <w:rsid w:val="00657E57"/>
    <w:rsid w:val="006625D3"/>
    <w:rsid w:val="00665EC2"/>
    <w:rsid w:val="00672377"/>
    <w:rsid w:val="006756B8"/>
    <w:rsid w:val="006779F9"/>
    <w:rsid w:val="006A1077"/>
    <w:rsid w:val="006A552B"/>
    <w:rsid w:val="006B5054"/>
    <w:rsid w:val="006C103E"/>
    <w:rsid w:val="006C3F40"/>
    <w:rsid w:val="006C6492"/>
    <w:rsid w:val="006D0048"/>
    <w:rsid w:val="006D12D4"/>
    <w:rsid w:val="006D4056"/>
    <w:rsid w:val="006E53FB"/>
    <w:rsid w:val="006E555B"/>
    <w:rsid w:val="006E7CB9"/>
    <w:rsid w:val="006F0FE3"/>
    <w:rsid w:val="006F2C4A"/>
    <w:rsid w:val="006F71EF"/>
    <w:rsid w:val="007036DE"/>
    <w:rsid w:val="00707D85"/>
    <w:rsid w:val="0071328E"/>
    <w:rsid w:val="00717057"/>
    <w:rsid w:val="00730AB2"/>
    <w:rsid w:val="007329C4"/>
    <w:rsid w:val="00742B44"/>
    <w:rsid w:val="007457AB"/>
    <w:rsid w:val="00747E8A"/>
    <w:rsid w:val="00751CEF"/>
    <w:rsid w:val="007709BF"/>
    <w:rsid w:val="007748AB"/>
    <w:rsid w:val="00777AB2"/>
    <w:rsid w:val="00783274"/>
    <w:rsid w:val="00786C15"/>
    <w:rsid w:val="007902C6"/>
    <w:rsid w:val="007A129C"/>
    <w:rsid w:val="007A1BF3"/>
    <w:rsid w:val="007B0202"/>
    <w:rsid w:val="007B6D99"/>
    <w:rsid w:val="007C3E75"/>
    <w:rsid w:val="007D2CC8"/>
    <w:rsid w:val="007D616D"/>
    <w:rsid w:val="007E5374"/>
    <w:rsid w:val="007E5B69"/>
    <w:rsid w:val="007E7F94"/>
    <w:rsid w:val="00800D39"/>
    <w:rsid w:val="008026BF"/>
    <w:rsid w:val="00806206"/>
    <w:rsid w:val="00807D21"/>
    <w:rsid w:val="00813818"/>
    <w:rsid w:val="00814841"/>
    <w:rsid w:val="00820325"/>
    <w:rsid w:val="00820D6B"/>
    <w:rsid w:val="00825D01"/>
    <w:rsid w:val="0083374D"/>
    <w:rsid w:val="008354B2"/>
    <w:rsid w:val="00846E97"/>
    <w:rsid w:val="00863402"/>
    <w:rsid w:val="00865328"/>
    <w:rsid w:val="00870957"/>
    <w:rsid w:val="00875A2B"/>
    <w:rsid w:val="00877CEE"/>
    <w:rsid w:val="008821B4"/>
    <w:rsid w:val="00893571"/>
    <w:rsid w:val="00895B74"/>
    <w:rsid w:val="00895D85"/>
    <w:rsid w:val="008A0646"/>
    <w:rsid w:val="008A0D73"/>
    <w:rsid w:val="008B2D9F"/>
    <w:rsid w:val="008B5AF9"/>
    <w:rsid w:val="008E08D2"/>
    <w:rsid w:val="008F4EA9"/>
    <w:rsid w:val="00904018"/>
    <w:rsid w:val="00905BAB"/>
    <w:rsid w:val="00920215"/>
    <w:rsid w:val="00920EDF"/>
    <w:rsid w:val="00933E9B"/>
    <w:rsid w:val="00943B6F"/>
    <w:rsid w:val="009557FA"/>
    <w:rsid w:val="009612FE"/>
    <w:rsid w:val="00961771"/>
    <w:rsid w:val="0096556C"/>
    <w:rsid w:val="00965966"/>
    <w:rsid w:val="00983F2D"/>
    <w:rsid w:val="009A2ECF"/>
    <w:rsid w:val="009A5DD1"/>
    <w:rsid w:val="009B4206"/>
    <w:rsid w:val="009C0876"/>
    <w:rsid w:val="009C5F46"/>
    <w:rsid w:val="009C7BA9"/>
    <w:rsid w:val="009D595C"/>
    <w:rsid w:val="009D65BC"/>
    <w:rsid w:val="009D6BF8"/>
    <w:rsid w:val="009E5755"/>
    <w:rsid w:val="009E5C64"/>
    <w:rsid w:val="009E7849"/>
    <w:rsid w:val="00A010AB"/>
    <w:rsid w:val="00A065D6"/>
    <w:rsid w:val="00A23AB0"/>
    <w:rsid w:val="00A30BBE"/>
    <w:rsid w:val="00A34CCB"/>
    <w:rsid w:val="00A528E7"/>
    <w:rsid w:val="00A56CFD"/>
    <w:rsid w:val="00A57F09"/>
    <w:rsid w:val="00A61DEE"/>
    <w:rsid w:val="00A61E6E"/>
    <w:rsid w:val="00A67A60"/>
    <w:rsid w:val="00A71655"/>
    <w:rsid w:val="00A73035"/>
    <w:rsid w:val="00A814BA"/>
    <w:rsid w:val="00A8215D"/>
    <w:rsid w:val="00A85F5D"/>
    <w:rsid w:val="00A86BD0"/>
    <w:rsid w:val="00A94A48"/>
    <w:rsid w:val="00AA0EAA"/>
    <w:rsid w:val="00AC28D4"/>
    <w:rsid w:val="00AD3EE9"/>
    <w:rsid w:val="00AD71BD"/>
    <w:rsid w:val="00AE5DB0"/>
    <w:rsid w:val="00AF0E04"/>
    <w:rsid w:val="00AF702F"/>
    <w:rsid w:val="00B014BB"/>
    <w:rsid w:val="00B01592"/>
    <w:rsid w:val="00B04576"/>
    <w:rsid w:val="00B06742"/>
    <w:rsid w:val="00B108D7"/>
    <w:rsid w:val="00B1164C"/>
    <w:rsid w:val="00B1295C"/>
    <w:rsid w:val="00B14024"/>
    <w:rsid w:val="00B14273"/>
    <w:rsid w:val="00B22082"/>
    <w:rsid w:val="00B42899"/>
    <w:rsid w:val="00B44620"/>
    <w:rsid w:val="00B5200C"/>
    <w:rsid w:val="00B552B3"/>
    <w:rsid w:val="00B56FD5"/>
    <w:rsid w:val="00B66382"/>
    <w:rsid w:val="00B71176"/>
    <w:rsid w:val="00B93FC0"/>
    <w:rsid w:val="00BA26A0"/>
    <w:rsid w:val="00BC2F1E"/>
    <w:rsid w:val="00BC6AB4"/>
    <w:rsid w:val="00BC73F0"/>
    <w:rsid w:val="00BD2A5A"/>
    <w:rsid w:val="00BD56D7"/>
    <w:rsid w:val="00BE0B64"/>
    <w:rsid w:val="00BE5C39"/>
    <w:rsid w:val="00BF4D8B"/>
    <w:rsid w:val="00BF6DB5"/>
    <w:rsid w:val="00C01184"/>
    <w:rsid w:val="00C12E41"/>
    <w:rsid w:val="00C14777"/>
    <w:rsid w:val="00C43169"/>
    <w:rsid w:val="00C44387"/>
    <w:rsid w:val="00C60B96"/>
    <w:rsid w:val="00C6379F"/>
    <w:rsid w:val="00C70B3D"/>
    <w:rsid w:val="00C74E10"/>
    <w:rsid w:val="00C80732"/>
    <w:rsid w:val="00C953C0"/>
    <w:rsid w:val="00CA57AD"/>
    <w:rsid w:val="00CB6DF7"/>
    <w:rsid w:val="00CB7CC6"/>
    <w:rsid w:val="00CD7834"/>
    <w:rsid w:val="00CE4F63"/>
    <w:rsid w:val="00D02F3F"/>
    <w:rsid w:val="00D06124"/>
    <w:rsid w:val="00D10DB9"/>
    <w:rsid w:val="00D179B1"/>
    <w:rsid w:val="00D2229E"/>
    <w:rsid w:val="00D236A5"/>
    <w:rsid w:val="00D26F97"/>
    <w:rsid w:val="00D3145D"/>
    <w:rsid w:val="00D31B5E"/>
    <w:rsid w:val="00D31C37"/>
    <w:rsid w:val="00D322D1"/>
    <w:rsid w:val="00D34DE3"/>
    <w:rsid w:val="00D35DE3"/>
    <w:rsid w:val="00D45A83"/>
    <w:rsid w:val="00D630B5"/>
    <w:rsid w:val="00D64132"/>
    <w:rsid w:val="00D7498F"/>
    <w:rsid w:val="00D8363A"/>
    <w:rsid w:val="00D84737"/>
    <w:rsid w:val="00D91AA8"/>
    <w:rsid w:val="00D951C5"/>
    <w:rsid w:val="00DA4FA7"/>
    <w:rsid w:val="00DB4CB3"/>
    <w:rsid w:val="00DD7D9A"/>
    <w:rsid w:val="00DE36AB"/>
    <w:rsid w:val="00DF2E43"/>
    <w:rsid w:val="00DF385E"/>
    <w:rsid w:val="00E161BF"/>
    <w:rsid w:val="00E24FCC"/>
    <w:rsid w:val="00E252BA"/>
    <w:rsid w:val="00E2661D"/>
    <w:rsid w:val="00E3151C"/>
    <w:rsid w:val="00E32EFF"/>
    <w:rsid w:val="00E346B4"/>
    <w:rsid w:val="00E404CA"/>
    <w:rsid w:val="00E4272B"/>
    <w:rsid w:val="00E455B2"/>
    <w:rsid w:val="00E8053E"/>
    <w:rsid w:val="00E84654"/>
    <w:rsid w:val="00E961B0"/>
    <w:rsid w:val="00EB73F8"/>
    <w:rsid w:val="00EC1350"/>
    <w:rsid w:val="00EC44A3"/>
    <w:rsid w:val="00EC56AE"/>
    <w:rsid w:val="00EC65DF"/>
    <w:rsid w:val="00EC6E89"/>
    <w:rsid w:val="00EC7523"/>
    <w:rsid w:val="00ED22BE"/>
    <w:rsid w:val="00EE10C5"/>
    <w:rsid w:val="00EE45CB"/>
    <w:rsid w:val="00EF568B"/>
    <w:rsid w:val="00EF6F91"/>
    <w:rsid w:val="00EF73CD"/>
    <w:rsid w:val="00F00471"/>
    <w:rsid w:val="00F11A48"/>
    <w:rsid w:val="00F13DF8"/>
    <w:rsid w:val="00F1425B"/>
    <w:rsid w:val="00F23CA7"/>
    <w:rsid w:val="00F45877"/>
    <w:rsid w:val="00F72441"/>
    <w:rsid w:val="00F775B4"/>
    <w:rsid w:val="00F816A2"/>
    <w:rsid w:val="00F86D4E"/>
    <w:rsid w:val="00F9409D"/>
    <w:rsid w:val="00FA177A"/>
    <w:rsid w:val="00FC17CE"/>
    <w:rsid w:val="00FC3E2B"/>
    <w:rsid w:val="00FD1DCE"/>
    <w:rsid w:val="00FE1A3A"/>
    <w:rsid w:val="00FE25EF"/>
    <w:rsid w:val="00FF5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4A1F"/>
  <w15:chartTrackingRefBased/>
  <w15:docId w15:val="{74A13695-9D96-EE40-8282-40416F3F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2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2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327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2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32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327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5627A"/>
    <w:pPr>
      <w:tabs>
        <w:tab w:val="left" w:pos="260"/>
      </w:tabs>
      <w:spacing w:after="240"/>
      <w:ind w:left="264" w:hanging="264"/>
    </w:pPr>
  </w:style>
  <w:style w:type="character" w:styleId="CommentReference">
    <w:name w:val="annotation reference"/>
    <w:basedOn w:val="DefaultParagraphFont"/>
    <w:uiPriority w:val="99"/>
    <w:semiHidden/>
    <w:unhideWhenUsed/>
    <w:rsid w:val="00015C4C"/>
    <w:rPr>
      <w:sz w:val="16"/>
      <w:szCs w:val="16"/>
    </w:rPr>
  </w:style>
  <w:style w:type="paragraph" w:styleId="CommentText">
    <w:name w:val="annotation text"/>
    <w:basedOn w:val="Normal"/>
    <w:link w:val="CommentTextChar"/>
    <w:uiPriority w:val="99"/>
    <w:semiHidden/>
    <w:unhideWhenUsed/>
    <w:rsid w:val="00015C4C"/>
    <w:rPr>
      <w:sz w:val="20"/>
      <w:szCs w:val="20"/>
    </w:rPr>
  </w:style>
  <w:style w:type="character" w:customStyle="1" w:styleId="CommentTextChar">
    <w:name w:val="Comment Text Char"/>
    <w:basedOn w:val="DefaultParagraphFont"/>
    <w:link w:val="CommentText"/>
    <w:uiPriority w:val="99"/>
    <w:semiHidden/>
    <w:rsid w:val="00015C4C"/>
    <w:rPr>
      <w:sz w:val="20"/>
      <w:szCs w:val="20"/>
    </w:rPr>
  </w:style>
  <w:style w:type="paragraph" w:styleId="CommentSubject">
    <w:name w:val="annotation subject"/>
    <w:basedOn w:val="CommentText"/>
    <w:next w:val="CommentText"/>
    <w:link w:val="CommentSubjectChar"/>
    <w:uiPriority w:val="99"/>
    <w:semiHidden/>
    <w:unhideWhenUsed/>
    <w:rsid w:val="00015C4C"/>
    <w:rPr>
      <w:b/>
      <w:bCs/>
    </w:rPr>
  </w:style>
  <w:style w:type="character" w:customStyle="1" w:styleId="CommentSubjectChar">
    <w:name w:val="Comment Subject Char"/>
    <w:basedOn w:val="CommentTextChar"/>
    <w:link w:val="CommentSubject"/>
    <w:uiPriority w:val="99"/>
    <w:semiHidden/>
    <w:rsid w:val="00015C4C"/>
    <w:rPr>
      <w:b/>
      <w:bCs/>
      <w:sz w:val="20"/>
      <w:szCs w:val="20"/>
    </w:rPr>
  </w:style>
  <w:style w:type="paragraph" w:styleId="Caption">
    <w:name w:val="caption"/>
    <w:basedOn w:val="Normal"/>
    <w:next w:val="Normal"/>
    <w:uiPriority w:val="35"/>
    <w:unhideWhenUsed/>
    <w:qFormat/>
    <w:rsid w:val="00730AB2"/>
    <w:pPr>
      <w:spacing w:after="200"/>
    </w:pPr>
    <w:rPr>
      <w:i/>
      <w:iCs/>
      <w:color w:val="44546A" w:themeColor="text2"/>
      <w:sz w:val="18"/>
      <w:szCs w:val="18"/>
    </w:rPr>
  </w:style>
  <w:style w:type="table" w:styleId="TableGrid">
    <w:name w:val="Table Grid"/>
    <w:basedOn w:val="TableNormal"/>
    <w:uiPriority w:val="39"/>
    <w:rsid w:val="007B0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2A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BD2A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D2A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3343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44620"/>
    <w:pPr>
      <w:ind w:left="720"/>
      <w:contextualSpacing/>
    </w:pPr>
  </w:style>
  <w:style w:type="paragraph" w:styleId="Revision">
    <w:name w:val="Revision"/>
    <w:hidden/>
    <w:uiPriority w:val="99"/>
    <w:semiHidden/>
    <w:rsid w:val="00B44620"/>
  </w:style>
  <w:style w:type="paragraph" w:styleId="NoSpacing">
    <w:name w:val="No Spacing"/>
    <w:uiPriority w:val="1"/>
    <w:qFormat/>
    <w:rsid w:val="00BD56D7"/>
  </w:style>
  <w:style w:type="paragraph" w:styleId="Title">
    <w:name w:val="Title"/>
    <w:basedOn w:val="Normal"/>
    <w:next w:val="Normal"/>
    <w:link w:val="TitleChar"/>
    <w:uiPriority w:val="10"/>
    <w:qFormat/>
    <w:rsid w:val="00786C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C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856">
      <w:bodyDiv w:val="1"/>
      <w:marLeft w:val="0"/>
      <w:marRight w:val="0"/>
      <w:marTop w:val="0"/>
      <w:marBottom w:val="0"/>
      <w:divBdr>
        <w:top w:val="none" w:sz="0" w:space="0" w:color="auto"/>
        <w:left w:val="none" w:sz="0" w:space="0" w:color="auto"/>
        <w:bottom w:val="none" w:sz="0" w:space="0" w:color="auto"/>
        <w:right w:val="none" w:sz="0" w:space="0" w:color="auto"/>
      </w:divBdr>
    </w:div>
    <w:div w:id="70933987">
      <w:bodyDiv w:val="1"/>
      <w:marLeft w:val="0"/>
      <w:marRight w:val="0"/>
      <w:marTop w:val="0"/>
      <w:marBottom w:val="0"/>
      <w:divBdr>
        <w:top w:val="none" w:sz="0" w:space="0" w:color="auto"/>
        <w:left w:val="none" w:sz="0" w:space="0" w:color="auto"/>
        <w:bottom w:val="none" w:sz="0" w:space="0" w:color="auto"/>
        <w:right w:val="none" w:sz="0" w:space="0" w:color="auto"/>
      </w:divBdr>
      <w:divsChild>
        <w:div w:id="228805948">
          <w:marLeft w:val="0"/>
          <w:marRight w:val="0"/>
          <w:marTop w:val="0"/>
          <w:marBottom w:val="0"/>
          <w:divBdr>
            <w:top w:val="none" w:sz="0" w:space="0" w:color="auto"/>
            <w:left w:val="none" w:sz="0" w:space="0" w:color="auto"/>
            <w:bottom w:val="none" w:sz="0" w:space="0" w:color="auto"/>
            <w:right w:val="none" w:sz="0" w:space="0" w:color="auto"/>
          </w:divBdr>
          <w:divsChild>
            <w:div w:id="441923304">
              <w:marLeft w:val="0"/>
              <w:marRight w:val="0"/>
              <w:marTop w:val="0"/>
              <w:marBottom w:val="0"/>
              <w:divBdr>
                <w:top w:val="none" w:sz="0" w:space="0" w:color="auto"/>
                <w:left w:val="none" w:sz="0" w:space="0" w:color="auto"/>
                <w:bottom w:val="none" w:sz="0" w:space="0" w:color="auto"/>
                <w:right w:val="none" w:sz="0" w:space="0" w:color="auto"/>
              </w:divBdr>
              <w:divsChild>
                <w:div w:id="4309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6179">
      <w:bodyDiv w:val="1"/>
      <w:marLeft w:val="0"/>
      <w:marRight w:val="0"/>
      <w:marTop w:val="0"/>
      <w:marBottom w:val="0"/>
      <w:divBdr>
        <w:top w:val="none" w:sz="0" w:space="0" w:color="auto"/>
        <w:left w:val="none" w:sz="0" w:space="0" w:color="auto"/>
        <w:bottom w:val="none" w:sz="0" w:space="0" w:color="auto"/>
        <w:right w:val="none" w:sz="0" w:space="0" w:color="auto"/>
      </w:divBdr>
      <w:divsChild>
        <w:div w:id="408231074">
          <w:marLeft w:val="0"/>
          <w:marRight w:val="0"/>
          <w:marTop w:val="0"/>
          <w:marBottom w:val="0"/>
          <w:divBdr>
            <w:top w:val="none" w:sz="0" w:space="0" w:color="auto"/>
            <w:left w:val="none" w:sz="0" w:space="0" w:color="auto"/>
            <w:bottom w:val="none" w:sz="0" w:space="0" w:color="auto"/>
            <w:right w:val="none" w:sz="0" w:space="0" w:color="auto"/>
          </w:divBdr>
          <w:divsChild>
            <w:div w:id="462576327">
              <w:marLeft w:val="0"/>
              <w:marRight w:val="0"/>
              <w:marTop w:val="0"/>
              <w:marBottom w:val="0"/>
              <w:divBdr>
                <w:top w:val="none" w:sz="0" w:space="0" w:color="auto"/>
                <w:left w:val="none" w:sz="0" w:space="0" w:color="auto"/>
                <w:bottom w:val="none" w:sz="0" w:space="0" w:color="auto"/>
                <w:right w:val="none" w:sz="0" w:space="0" w:color="auto"/>
              </w:divBdr>
              <w:divsChild>
                <w:div w:id="1474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9195">
      <w:bodyDiv w:val="1"/>
      <w:marLeft w:val="0"/>
      <w:marRight w:val="0"/>
      <w:marTop w:val="0"/>
      <w:marBottom w:val="0"/>
      <w:divBdr>
        <w:top w:val="none" w:sz="0" w:space="0" w:color="auto"/>
        <w:left w:val="none" w:sz="0" w:space="0" w:color="auto"/>
        <w:bottom w:val="none" w:sz="0" w:space="0" w:color="auto"/>
        <w:right w:val="none" w:sz="0" w:space="0" w:color="auto"/>
      </w:divBdr>
      <w:divsChild>
        <w:div w:id="287050976">
          <w:marLeft w:val="0"/>
          <w:marRight w:val="0"/>
          <w:marTop w:val="0"/>
          <w:marBottom w:val="0"/>
          <w:divBdr>
            <w:top w:val="none" w:sz="0" w:space="0" w:color="auto"/>
            <w:left w:val="none" w:sz="0" w:space="0" w:color="auto"/>
            <w:bottom w:val="none" w:sz="0" w:space="0" w:color="auto"/>
            <w:right w:val="none" w:sz="0" w:space="0" w:color="auto"/>
          </w:divBdr>
          <w:divsChild>
            <w:div w:id="1822697168">
              <w:marLeft w:val="0"/>
              <w:marRight w:val="0"/>
              <w:marTop w:val="0"/>
              <w:marBottom w:val="0"/>
              <w:divBdr>
                <w:top w:val="none" w:sz="0" w:space="0" w:color="auto"/>
                <w:left w:val="none" w:sz="0" w:space="0" w:color="auto"/>
                <w:bottom w:val="none" w:sz="0" w:space="0" w:color="auto"/>
                <w:right w:val="none" w:sz="0" w:space="0" w:color="auto"/>
              </w:divBdr>
              <w:divsChild>
                <w:div w:id="12475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0777">
      <w:bodyDiv w:val="1"/>
      <w:marLeft w:val="0"/>
      <w:marRight w:val="0"/>
      <w:marTop w:val="0"/>
      <w:marBottom w:val="0"/>
      <w:divBdr>
        <w:top w:val="none" w:sz="0" w:space="0" w:color="auto"/>
        <w:left w:val="none" w:sz="0" w:space="0" w:color="auto"/>
        <w:bottom w:val="none" w:sz="0" w:space="0" w:color="auto"/>
        <w:right w:val="none" w:sz="0" w:space="0" w:color="auto"/>
      </w:divBdr>
    </w:div>
    <w:div w:id="373310906">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4">
          <w:marLeft w:val="0"/>
          <w:marRight w:val="0"/>
          <w:marTop w:val="0"/>
          <w:marBottom w:val="0"/>
          <w:divBdr>
            <w:top w:val="none" w:sz="0" w:space="0" w:color="auto"/>
            <w:left w:val="none" w:sz="0" w:space="0" w:color="auto"/>
            <w:bottom w:val="none" w:sz="0" w:space="0" w:color="auto"/>
            <w:right w:val="none" w:sz="0" w:space="0" w:color="auto"/>
          </w:divBdr>
          <w:divsChild>
            <w:div w:id="1730881442">
              <w:marLeft w:val="0"/>
              <w:marRight w:val="0"/>
              <w:marTop w:val="0"/>
              <w:marBottom w:val="0"/>
              <w:divBdr>
                <w:top w:val="none" w:sz="0" w:space="0" w:color="auto"/>
                <w:left w:val="none" w:sz="0" w:space="0" w:color="auto"/>
                <w:bottom w:val="none" w:sz="0" w:space="0" w:color="auto"/>
                <w:right w:val="none" w:sz="0" w:space="0" w:color="auto"/>
              </w:divBdr>
              <w:divsChild>
                <w:div w:id="2489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1003">
      <w:bodyDiv w:val="1"/>
      <w:marLeft w:val="0"/>
      <w:marRight w:val="0"/>
      <w:marTop w:val="0"/>
      <w:marBottom w:val="0"/>
      <w:divBdr>
        <w:top w:val="none" w:sz="0" w:space="0" w:color="auto"/>
        <w:left w:val="none" w:sz="0" w:space="0" w:color="auto"/>
        <w:bottom w:val="none" w:sz="0" w:space="0" w:color="auto"/>
        <w:right w:val="none" w:sz="0" w:space="0" w:color="auto"/>
      </w:divBdr>
    </w:div>
    <w:div w:id="452290591">
      <w:bodyDiv w:val="1"/>
      <w:marLeft w:val="0"/>
      <w:marRight w:val="0"/>
      <w:marTop w:val="0"/>
      <w:marBottom w:val="0"/>
      <w:divBdr>
        <w:top w:val="none" w:sz="0" w:space="0" w:color="auto"/>
        <w:left w:val="none" w:sz="0" w:space="0" w:color="auto"/>
        <w:bottom w:val="none" w:sz="0" w:space="0" w:color="auto"/>
        <w:right w:val="none" w:sz="0" w:space="0" w:color="auto"/>
      </w:divBdr>
      <w:divsChild>
        <w:div w:id="1176993398">
          <w:marLeft w:val="0"/>
          <w:marRight w:val="0"/>
          <w:marTop w:val="0"/>
          <w:marBottom w:val="0"/>
          <w:divBdr>
            <w:top w:val="none" w:sz="0" w:space="0" w:color="auto"/>
            <w:left w:val="none" w:sz="0" w:space="0" w:color="auto"/>
            <w:bottom w:val="none" w:sz="0" w:space="0" w:color="auto"/>
            <w:right w:val="none" w:sz="0" w:space="0" w:color="auto"/>
          </w:divBdr>
          <w:divsChild>
            <w:div w:id="2129355494">
              <w:marLeft w:val="0"/>
              <w:marRight w:val="0"/>
              <w:marTop w:val="0"/>
              <w:marBottom w:val="0"/>
              <w:divBdr>
                <w:top w:val="none" w:sz="0" w:space="0" w:color="auto"/>
                <w:left w:val="none" w:sz="0" w:space="0" w:color="auto"/>
                <w:bottom w:val="none" w:sz="0" w:space="0" w:color="auto"/>
                <w:right w:val="none" w:sz="0" w:space="0" w:color="auto"/>
              </w:divBdr>
              <w:divsChild>
                <w:div w:id="10654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11452">
      <w:bodyDiv w:val="1"/>
      <w:marLeft w:val="0"/>
      <w:marRight w:val="0"/>
      <w:marTop w:val="0"/>
      <w:marBottom w:val="0"/>
      <w:divBdr>
        <w:top w:val="none" w:sz="0" w:space="0" w:color="auto"/>
        <w:left w:val="none" w:sz="0" w:space="0" w:color="auto"/>
        <w:bottom w:val="none" w:sz="0" w:space="0" w:color="auto"/>
        <w:right w:val="none" w:sz="0" w:space="0" w:color="auto"/>
      </w:divBdr>
    </w:div>
    <w:div w:id="484400956">
      <w:bodyDiv w:val="1"/>
      <w:marLeft w:val="0"/>
      <w:marRight w:val="0"/>
      <w:marTop w:val="0"/>
      <w:marBottom w:val="0"/>
      <w:divBdr>
        <w:top w:val="none" w:sz="0" w:space="0" w:color="auto"/>
        <w:left w:val="none" w:sz="0" w:space="0" w:color="auto"/>
        <w:bottom w:val="none" w:sz="0" w:space="0" w:color="auto"/>
        <w:right w:val="none" w:sz="0" w:space="0" w:color="auto"/>
      </w:divBdr>
    </w:div>
    <w:div w:id="529420245">
      <w:bodyDiv w:val="1"/>
      <w:marLeft w:val="0"/>
      <w:marRight w:val="0"/>
      <w:marTop w:val="0"/>
      <w:marBottom w:val="0"/>
      <w:divBdr>
        <w:top w:val="none" w:sz="0" w:space="0" w:color="auto"/>
        <w:left w:val="none" w:sz="0" w:space="0" w:color="auto"/>
        <w:bottom w:val="none" w:sz="0" w:space="0" w:color="auto"/>
        <w:right w:val="none" w:sz="0" w:space="0" w:color="auto"/>
      </w:divBdr>
      <w:divsChild>
        <w:div w:id="1367944022">
          <w:marLeft w:val="0"/>
          <w:marRight w:val="0"/>
          <w:marTop w:val="0"/>
          <w:marBottom w:val="0"/>
          <w:divBdr>
            <w:top w:val="none" w:sz="0" w:space="0" w:color="auto"/>
            <w:left w:val="none" w:sz="0" w:space="0" w:color="auto"/>
            <w:bottom w:val="none" w:sz="0" w:space="0" w:color="auto"/>
            <w:right w:val="none" w:sz="0" w:space="0" w:color="auto"/>
          </w:divBdr>
          <w:divsChild>
            <w:div w:id="746420965">
              <w:marLeft w:val="0"/>
              <w:marRight w:val="0"/>
              <w:marTop w:val="0"/>
              <w:marBottom w:val="0"/>
              <w:divBdr>
                <w:top w:val="none" w:sz="0" w:space="0" w:color="auto"/>
                <w:left w:val="none" w:sz="0" w:space="0" w:color="auto"/>
                <w:bottom w:val="none" w:sz="0" w:space="0" w:color="auto"/>
                <w:right w:val="none" w:sz="0" w:space="0" w:color="auto"/>
              </w:divBdr>
              <w:divsChild>
                <w:div w:id="11807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2626">
      <w:bodyDiv w:val="1"/>
      <w:marLeft w:val="0"/>
      <w:marRight w:val="0"/>
      <w:marTop w:val="0"/>
      <w:marBottom w:val="0"/>
      <w:divBdr>
        <w:top w:val="none" w:sz="0" w:space="0" w:color="auto"/>
        <w:left w:val="none" w:sz="0" w:space="0" w:color="auto"/>
        <w:bottom w:val="none" w:sz="0" w:space="0" w:color="auto"/>
        <w:right w:val="none" w:sz="0" w:space="0" w:color="auto"/>
      </w:divBdr>
      <w:divsChild>
        <w:div w:id="410812079">
          <w:marLeft w:val="0"/>
          <w:marRight w:val="0"/>
          <w:marTop w:val="0"/>
          <w:marBottom w:val="0"/>
          <w:divBdr>
            <w:top w:val="none" w:sz="0" w:space="0" w:color="auto"/>
            <w:left w:val="none" w:sz="0" w:space="0" w:color="auto"/>
            <w:bottom w:val="none" w:sz="0" w:space="0" w:color="auto"/>
            <w:right w:val="none" w:sz="0" w:space="0" w:color="auto"/>
          </w:divBdr>
          <w:divsChild>
            <w:div w:id="1815097495">
              <w:marLeft w:val="0"/>
              <w:marRight w:val="0"/>
              <w:marTop w:val="0"/>
              <w:marBottom w:val="0"/>
              <w:divBdr>
                <w:top w:val="none" w:sz="0" w:space="0" w:color="auto"/>
                <w:left w:val="none" w:sz="0" w:space="0" w:color="auto"/>
                <w:bottom w:val="none" w:sz="0" w:space="0" w:color="auto"/>
                <w:right w:val="none" w:sz="0" w:space="0" w:color="auto"/>
              </w:divBdr>
              <w:divsChild>
                <w:div w:id="988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3235">
      <w:bodyDiv w:val="1"/>
      <w:marLeft w:val="0"/>
      <w:marRight w:val="0"/>
      <w:marTop w:val="0"/>
      <w:marBottom w:val="0"/>
      <w:divBdr>
        <w:top w:val="none" w:sz="0" w:space="0" w:color="auto"/>
        <w:left w:val="none" w:sz="0" w:space="0" w:color="auto"/>
        <w:bottom w:val="none" w:sz="0" w:space="0" w:color="auto"/>
        <w:right w:val="none" w:sz="0" w:space="0" w:color="auto"/>
      </w:divBdr>
    </w:div>
    <w:div w:id="702443347">
      <w:bodyDiv w:val="1"/>
      <w:marLeft w:val="0"/>
      <w:marRight w:val="0"/>
      <w:marTop w:val="0"/>
      <w:marBottom w:val="0"/>
      <w:divBdr>
        <w:top w:val="none" w:sz="0" w:space="0" w:color="auto"/>
        <w:left w:val="none" w:sz="0" w:space="0" w:color="auto"/>
        <w:bottom w:val="none" w:sz="0" w:space="0" w:color="auto"/>
        <w:right w:val="none" w:sz="0" w:space="0" w:color="auto"/>
      </w:divBdr>
    </w:div>
    <w:div w:id="742064327">
      <w:bodyDiv w:val="1"/>
      <w:marLeft w:val="0"/>
      <w:marRight w:val="0"/>
      <w:marTop w:val="0"/>
      <w:marBottom w:val="0"/>
      <w:divBdr>
        <w:top w:val="none" w:sz="0" w:space="0" w:color="auto"/>
        <w:left w:val="none" w:sz="0" w:space="0" w:color="auto"/>
        <w:bottom w:val="none" w:sz="0" w:space="0" w:color="auto"/>
        <w:right w:val="none" w:sz="0" w:space="0" w:color="auto"/>
      </w:divBdr>
      <w:divsChild>
        <w:div w:id="687217934">
          <w:marLeft w:val="0"/>
          <w:marRight w:val="0"/>
          <w:marTop w:val="0"/>
          <w:marBottom w:val="0"/>
          <w:divBdr>
            <w:top w:val="none" w:sz="0" w:space="0" w:color="auto"/>
            <w:left w:val="none" w:sz="0" w:space="0" w:color="auto"/>
            <w:bottom w:val="none" w:sz="0" w:space="0" w:color="auto"/>
            <w:right w:val="none" w:sz="0" w:space="0" w:color="auto"/>
          </w:divBdr>
          <w:divsChild>
            <w:div w:id="48308124">
              <w:marLeft w:val="0"/>
              <w:marRight w:val="0"/>
              <w:marTop w:val="0"/>
              <w:marBottom w:val="0"/>
              <w:divBdr>
                <w:top w:val="none" w:sz="0" w:space="0" w:color="auto"/>
                <w:left w:val="none" w:sz="0" w:space="0" w:color="auto"/>
                <w:bottom w:val="none" w:sz="0" w:space="0" w:color="auto"/>
                <w:right w:val="none" w:sz="0" w:space="0" w:color="auto"/>
              </w:divBdr>
              <w:divsChild>
                <w:div w:id="3059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37940">
      <w:bodyDiv w:val="1"/>
      <w:marLeft w:val="0"/>
      <w:marRight w:val="0"/>
      <w:marTop w:val="0"/>
      <w:marBottom w:val="0"/>
      <w:divBdr>
        <w:top w:val="none" w:sz="0" w:space="0" w:color="auto"/>
        <w:left w:val="none" w:sz="0" w:space="0" w:color="auto"/>
        <w:bottom w:val="none" w:sz="0" w:space="0" w:color="auto"/>
        <w:right w:val="none" w:sz="0" w:space="0" w:color="auto"/>
      </w:divBdr>
      <w:divsChild>
        <w:div w:id="1836258296">
          <w:marLeft w:val="0"/>
          <w:marRight w:val="0"/>
          <w:marTop w:val="0"/>
          <w:marBottom w:val="0"/>
          <w:divBdr>
            <w:top w:val="none" w:sz="0" w:space="0" w:color="auto"/>
            <w:left w:val="none" w:sz="0" w:space="0" w:color="auto"/>
            <w:bottom w:val="none" w:sz="0" w:space="0" w:color="auto"/>
            <w:right w:val="none" w:sz="0" w:space="0" w:color="auto"/>
          </w:divBdr>
          <w:divsChild>
            <w:div w:id="1779375025">
              <w:marLeft w:val="0"/>
              <w:marRight w:val="0"/>
              <w:marTop w:val="0"/>
              <w:marBottom w:val="0"/>
              <w:divBdr>
                <w:top w:val="none" w:sz="0" w:space="0" w:color="auto"/>
                <w:left w:val="none" w:sz="0" w:space="0" w:color="auto"/>
                <w:bottom w:val="none" w:sz="0" w:space="0" w:color="auto"/>
                <w:right w:val="none" w:sz="0" w:space="0" w:color="auto"/>
              </w:divBdr>
              <w:divsChild>
                <w:div w:id="1984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111">
      <w:bodyDiv w:val="1"/>
      <w:marLeft w:val="0"/>
      <w:marRight w:val="0"/>
      <w:marTop w:val="0"/>
      <w:marBottom w:val="0"/>
      <w:divBdr>
        <w:top w:val="none" w:sz="0" w:space="0" w:color="auto"/>
        <w:left w:val="none" w:sz="0" w:space="0" w:color="auto"/>
        <w:bottom w:val="none" w:sz="0" w:space="0" w:color="auto"/>
        <w:right w:val="none" w:sz="0" w:space="0" w:color="auto"/>
      </w:divBdr>
    </w:div>
    <w:div w:id="848981757">
      <w:bodyDiv w:val="1"/>
      <w:marLeft w:val="0"/>
      <w:marRight w:val="0"/>
      <w:marTop w:val="0"/>
      <w:marBottom w:val="0"/>
      <w:divBdr>
        <w:top w:val="none" w:sz="0" w:space="0" w:color="auto"/>
        <w:left w:val="none" w:sz="0" w:space="0" w:color="auto"/>
        <w:bottom w:val="none" w:sz="0" w:space="0" w:color="auto"/>
        <w:right w:val="none" w:sz="0" w:space="0" w:color="auto"/>
      </w:divBdr>
    </w:div>
    <w:div w:id="865555977">
      <w:bodyDiv w:val="1"/>
      <w:marLeft w:val="0"/>
      <w:marRight w:val="0"/>
      <w:marTop w:val="0"/>
      <w:marBottom w:val="0"/>
      <w:divBdr>
        <w:top w:val="none" w:sz="0" w:space="0" w:color="auto"/>
        <w:left w:val="none" w:sz="0" w:space="0" w:color="auto"/>
        <w:bottom w:val="none" w:sz="0" w:space="0" w:color="auto"/>
        <w:right w:val="none" w:sz="0" w:space="0" w:color="auto"/>
      </w:divBdr>
    </w:div>
    <w:div w:id="901017461">
      <w:bodyDiv w:val="1"/>
      <w:marLeft w:val="0"/>
      <w:marRight w:val="0"/>
      <w:marTop w:val="0"/>
      <w:marBottom w:val="0"/>
      <w:divBdr>
        <w:top w:val="none" w:sz="0" w:space="0" w:color="auto"/>
        <w:left w:val="none" w:sz="0" w:space="0" w:color="auto"/>
        <w:bottom w:val="none" w:sz="0" w:space="0" w:color="auto"/>
        <w:right w:val="none" w:sz="0" w:space="0" w:color="auto"/>
      </w:divBdr>
      <w:divsChild>
        <w:div w:id="1777824217">
          <w:marLeft w:val="0"/>
          <w:marRight w:val="0"/>
          <w:marTop w:val="0"/>
          <w:marBottom w:val="0"/>
          <w:divBdr>
            <w:top w:val="none" w:sz="0" w:space="0" w:color="auto"/>
            <w:left w:val="none" w:sz="0" w:space="0" w:color="auto"/>
            <w:bottom w:val="none" w:sz="0" w:space="0" w:color="auto"/>
            <w:right w:val="none" w:sz="0" w:space="0" w:color="auto"/>
          </w:divBdr>
          <w:divsChild>
            <w:div w:id="1871645212">
              <w:marLeft w:val="0"/>
              <w:marRight w:val="0"/>
              <w:marTop w:val="0"/>
              <w:marBottom w:val="0"/>
              <w:divBdr>
                <w:top w:val="none" w:sz="0" w:space="0" w:color="auto"/>
                <w:left w:val="none" w:sz="0" w:space="0" w:color="auto"/>
                <w:bottom w:val="none" w:sz="0" w:space="0" w:color="auto"/>
                <w:right w:val="none" w:sz="0" w:space="0" w:color="auto"/>
              </w:divBdr>
              <w:divsChild>
                <w:div w:id="7770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59256">
      <w:bodyDiv w:val="1"/>
      <w:marLeft w:val="0"/>
      <w:marRight w:val="0"/>
      <w:marTop w:val="0"/>
      <w:marBottom w:val="0"/>
      <w:divBdr>
        <w:top w:val="none" w:sz="0" w:space="0" w:color="auto"/>
        <w:left w:val="none" w:sz="0" w:space="0" w:color="auto"/>
        <w:bottom w:val="none" w:sz="0" w:space="0" w:color="auto"/>
        <w:right w:val="none" w:sz="0" w:space="0" w:color="auto"/>
      </w:divBdr>
      <w:divsChild>
        <w:div w:id="1691449364">
          <w:marLeft w:val="0"/>
          <w:marRight w:val="0"/>
          <w:marTop w:val="0"/>
          <w:marBottom w:val="0"/>
          <w:divBdr>
            <w:top w:val="none" w:sz="0" w:space="0" w:color="auto"/>
            <w:left w:val="none" w:sz="0" w:space="0" w:color="auto"/>
            <w:bottom w:val="none" w:sz="0" w:space="0" w:color="auto"/>
            <w:right w:val="none" w:sz="0" w:space="0" w:color="auto"/>
          </w:divBdr>
          <w:divsChild>
            <w:div w:id="575432794">
              <w:marLeft w:val="0"/>
              <w:marRight w:val="0"/>
              <w:marTop w:val="0"/>
              <w:marBottom w:val="0"/>
              <w:divBdr>
                <w:top w:val="none" w:sz="0" w:space="0" w:color="auto"/>
                <w:left w:val="none" w:sz="0" w:space="0" w:color="auto"/>
                <w:bottom w:val="none" w:sz="0" w:space="0" w:color="auto"/>
                <w:right w:val="none" w:sz="0" w:space="0" w:color="auto"/>
              </w:divBdr>
              <w:divsChild>
                <w:div w:id="971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32769">
      <w:bodyDiv w:val="1"/>
      <w:marLeft w:val="0"/>
      <w:marRight w:val="0"/>
      <w:marTop w:val="0"/>
      <w:marBottom w:val="0"/>
      <w:divBdr>
        <w:top w:val="none" w:sz="0" w:space="0" w:color="auto"/>
        <w:left w:val="none" w:sz="0" w:space="0" w:color="auto"/>
        <w:bottom w:val="none" w:sz="0" w:space="0" w:color="auto"/>
        <w:right w:val="none" w:sz="0" w:space="0" w:color="auto"/>
      </w:divBdr>
    </w:div>
    <w:div w:id="1391878529">
      <w:bodyDiv w:val="1"/>
      <w:marLeft w:val="0"/>
      <w:marRight w:val="0"/>
      <w:marTop w:val="0"/>
      <w:marBottom w:val="0"/>
      <w:divBdr>
        <w:top w:val="none" w:sz="0" w:space="0" w:color="auto"/>
        <w:left w:val="none" w:sz="0" w:space="0" w:color="auto"/>
        <w:bottom w:val="none" w:sz="0" w:space="0" w:color="auto"/>
        <w:right w:val="none" w:sz="0" w:space="0" w:color="auto"/>
      </w:divBdr>
      <w:divsChild>
        <w:div w:id="636640341">
          <w:marLeft w:val="0"/>
          <w:marRight w:val="0"/>
          <w:marTop w:val="0"/>
          <w:marBottom w:val="0"/>
          <w:divBdr>
            <w:top w:val="none" w:sz="0" w:space="0" w:color="auto"/>
            <w:left w:val="none" w:sz="0" w:space="0" w:color="auto"/>
            <w:bottom w:val="none" w:sz="0" w:space="0" w:color="auto"/>
            <w:right w:val="none" w:sz="0" w:space="0" w:color="auto"/>
          </w:divBdr>
          <w:divsChild>
            <w:div w:id="622544161">
              <w:marLeft w:val="0"/>
              <w:marRight w:val="0"/>
              <w:marTop w:val="0"/>
              <w:marBottom w:val="0"/>
              <w:divBdr>
                <w:top w:val="none" w:sz="0" w:space="0" w:color="auto"/>
                <w:left w:val="none" w:sz="0" w:space="0" w:color="auto"/>
                <w:bottom w:val="none" w:sz="0" w:space="0" w:color="auto"/>
                <w:right w:val="none" w:sz="0" w:space="0" w:color="auto"/>
              </w:divBdr>
              <w:divsChild>
                <w:div w:id="8863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6445">
      <w:bodyDiv w:val="1"/>
      <w:marLeft w:val="0"/>
      <w:marRight w:val="0"/>
      <w:marTop w:val="0"/>
      <w:marBottom w:val="0"/>
      <w:divBdr>
        <w:top w:val="none" w:sz="0" w:space="0" w:color="auto"/>
        <w:left w:val="none" w:sz="0" w:space="0" w:color="auto"/>
        <w:bottom w:val="none" w:sz="0" w:space="0" w:color="auto"/>
        <w:right w:val="none" w:sz="0" w:space="0" w:color="auto"/>
      </w:divBdr>
    </w:div>
    <w:div w:id="1463616258">
      <w:bodyDiv w:val="1"/>
      <w:marLeft w:val="0"/>
      <w:marRight w:val="0"/>
      <w:marTop w:val="0"/>
      <w:marBottom w:val="0"/>
      <w:divBdr>
        <w:top w:val="none" w:sz="0" w:space="0" w:color="auto"/>
        <w:left w:val="none" w:sz="0" w:space="0" w:color="auto"/>
        <w:bottom w:val="none" w:sz="0" w:space="0" w:color="auto"/>
        <w:right w:val="none" w:sz="0" w:space="0" w:color="auto"/>
      </w:divBdr>
    </w:div>
    <w:div w:id="1470630543">
      <w:bodyDiv w:val="1"/>
      <w:marLeft w:val="0"/>
      <w:marRight w:val="0"/>
      <w:marTop w:val="0"/>
      <w:marBottom w:val="0"/>
      <w:divBdr>
        <w:top w:val="none" w:sz="0" w:space="0" w:color="auto"/>
        <w:left w:val="none" w:sz="0" w:space="0" w:color="auto"/>
        <w:bottom w:val="none" w:sz="0" w:space="0" w:color="auto"/>
        <w:right w:val="none" w:sz="0" w:space="0" w:color="auto"/>
      </w:divBdr>
      <w:divsChild>
        <w:div w:id="986931399">
          <w:marLeft w:val="0"/>
          <w:marRight w:val="0"/>
          <w:marTop w:val="0"/>
          <w:marBottom w:val="0"/>
          <w:divBdr>
            <w:top w:val="none" w:sz="0" w:space="0" w:color="auto"/>
            <w:left w:val="none" w:sz="0" w:space="0" w:color="auto"/>
            <w:bottom w:val="none" w:sz="0" w:space="0" w:color="auto"/>
            <w:right w:val="none" w:sz="0" w:space="0" w:color="auto"/>
          </w:divBdr>
          <w:divsChild>
            <w:div w:id="449128078">
              <w:marLeft w:val="0"/>
              <w:marRight w:val="0"/>
              <w:marTop w:val="0"/>
              <w:marBottom w:val="0"/>
              <w:divBdr>
                <w:top w:val="none" w:sz="0" w:space="0" w:color="auto"/>
                <w:left w:val="none" w:sz="0" w:space="0" w:color="auto"/>
                <w:bottom w:val="none" w:sz="0" w:space="0" w:color="auto"/>
                <w:right w:val="none" w:sz="0" w:space="0" w:color="auto"/>
              </w:divBdr>
              <w:divsChild>
                <w:div w:id="235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4769">
      <w:bodyDiv w:val="1"/>
      <w:marLeft w:val="0"/>
      <w:marRight w:val="0"/>
      <w:marTop w:val="0"/>
      <w:marBottom w:val="0"/>
      <w:divBdr>
        <w:top w:val="none" w:sz="0" w:space="0" w:color="auto"/>
        <w:left w:val="none" w:sz="0" w:space="0" w:color="auto"/>
        <w:bottom w:val="none" w:sz="0" w:space="0" w:color="auto"/>
        <w:right w:val="none" w:sz="0" w:space="0" w:color="auto"/>
      </w:divBdr>
      <w:divsChild>
        <w:div w:id="1433283609">
          <w:marLeft w:val="0"/>
          <w:marRight w:val="0"/>
          <w:marTop w:val="0"/>
          <w:marBottom w:val="0"/>
          <w:divBdr>
            <w:top w:val="none" w:sz="0" w:space="0" w:color="auto"/>
            <w:left w:val="none" w:sz="0" w:space="0" w:color="auto"/>
            <w:bottom w:val="none" w:sz="0" w:space="0" w:color="auto"/>
            <w:right w:val="none" w:sz="0" w:space="0" w:color="auto"/>
          </w:divBdr>
          <w:divsChild>
            <w:div w:id="1511799207">
              <w:marLeft w:val="0"/>
              <w:marRight w:val="0"/>
              <w:marTop w:val="0"/>
              <w:marBottom w:val="0"/>
              <w:divBdr>
                <w:top w:val="none" w:sz="0" w:space="0" w:color="auto"/>
                <w:left w:val="none" w:sz="0" w:space="0" w:color="auto"/>
                <w:bottom w:val="none" w:sz="0" w:space="0" w:color="auto"/>
                <w:right w:val="none" w:sz="0" w:space="0" w:color="auto"/>
              </w:divBdr>
              <w:divsChild>
                <w:div w:id="6428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6578">
      <w:bodyDiv w:val="1"/>
      <w:marLeft w:val="0"/>
      <w:marRight w:val="0"/>
      <w:marTop w:val="0"/>
      <w:marBottom w:val="0"/>
      <w:divBdr>
        <w:top w:val="none" w:sz="0" w:space="0" w:color="auto"/>
        <w:left w:val="none" w:sz="0" w:space="0" w:color="auto"/>
        <w:bottom w:val="none" w:sz="0" w:space="0" w:color="auto"/>
        <w:right w:val="none" w:sz="0" w:space="0" w:color="auto"/>
      </w:divBdr>
      <w:divsChild>
        <w:div w:id="361512380">
          <w:marLeft w:val="0"/>
          <w:marRight w:val="0"/>
          <w:marTop w:val="0"/>
          <w:marBottom w:val="0"/>
          <w:divBdr>
            <w:top w:val="none" w:sz="0" w:space="0" w:color="auto"/>
            <w:left w:val="none" w:sz="0" w:space="0" w:color="auto"/>
            <w:bottom w:val="none" w:sz="0" w:space="0" w:color="auto"/>
            <w:right w:val="none" w:sz="0" w:space="0" w:color="auto"/>
          </w:divBdr>
          <w:divsChild>
            <w:div w:id="249043393">
              <w:marLeft w:val="0"/>
              <w:marRight w:val="0"/>
              <w:marTop w:val="0"/>
              <w:marBottom w:val="0"/>
              <w:divBdr>
                <w:top w:val="none" w:sz="0" w:space="0" w:color="auto"/>
                <w:left w:val="none" w:sz="0" w:space="0" w:color="auto"/>
                <w:bottom w:val="none" w:sz="0" w:space="0" w:color="auto"/>
                <w:right w:val="none" w:sz="0" w:space="0" w:color="auto"/>
              </w:divBdr>
              <w:divsChild>
                <w:div w:id="3940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6730">
      <w:bodyDiv w:val="1"/>
      <w:marLeft w:val="0"/>
      <w:marRight w:val="0"/>
      <w:marTop w:val="0"/>
      <w:marBottom w:val="0"/>
      <w:divBdr>
        <w:top w:val="none" w:sz="0" w:space="0" w:color="auto"/>
        <w:left w:val="none" w:sz="0" w:space="0" w:color="auto"/>
        <w:bottom w:val="none" w:sz="0" w:space="0" w:color="auto"/>
        <w:right w:val="none" w:sz="0" w:space="0" w:color="auto"/>
      </w:divBdr>
    </w:div>
    <w:div w:id="1686781406">
      <w:bodyDiv w:val="1"/>
      <w:marLeft w:val="0"/>
      <w:marRight w:val="0"/>
      <w:marTop w:val="0"/>
      <w:marBottom w:val="0"/>
      <w:divBdr>
        <w:top w:val="none" w:sz="0" w:space="0" w:color="auto"/>
        <w:left w:val="none" w:sz="0" w:space="0" w:color="auto"/>
        <w:bottom w:val="none" w:sz="0" w:space="0" w:color="auto"/>
        <w:right w:val="none" w:sz="0" w:space="0" w:color="auto"/>
      </w:divBdr>
    </w:div>
    <w:div w:id="1755711396">
      <w:bodyDiv w:val="1"/>
      <w:marLeft w:val="0"/>
      <w:marRight w:val="0"/>
      <w:marTop w:val="0"/>
      <w:marBottom w:val="0"/>
      <w:divBdr>
        <w:top w:val="none" w:sz="0" w:space="0" w:color="auto"/>
        <w:left w:val="none" w:sz="0" w:space="0" w:color="auto"/>
        <w:bottom w:val="none" w:sz="0" w:space="0" w:color="auto"/>
        <w:right w:val="none" w:sz="0" w:space="0" w:color="auto"/>
      </w:divBdr>
    </w:div>
    <w:div w:id="1756050764">
      <w:bodyDiv w:val="1"/>
      <w:marLeft w:val="0"/>
      <w:marRight w:val="0"/>
      <w:marTop w:val="0"/>
      <w:marBottom w:val="0"/>
      <w:divBdr>
        <w:top w:val="none" w:sz="0" w:space="0" w:color="auto"/>
        <w:left w:val="none" w:sz="0" w:space="0" w:color="auto"/>
        <w:bottom w:val="none" w:sz="0" w:space="0" w:color="auto"/>
        <w:right w:val="none" w:sz="0" w:space="0" w:color="auto"/>
      </w:divBdr>
    </w:div>
    <w:div w:id="1868326518">
      <w:bodyDiv w:val="1"/>
      <w:marLeft w:val="0"/>
      <w:marRight w:val="0"/>
      <w:marTop w:val="0"/>
      <w:marBottom w:val="0"/>
      <w:divBdr>
        <w:top w:val="none" w:sz="0" w:space="0" w:color="auto"/>
        <w:left w:val="none" w:sz="0" w:space="0" w:color="auto"/>
        <w:bottom w:val="none" w:sz="0" w:space="0" w:color="auto"/>
        <w:right w:val="none" w:sz="0" w:space="0" w:color="auto"/>
      </w:divBdr>
    </w:div>
    <w:div w:id="1875771559">
      <w:bodyDiv w:val="1"/>
      <w:marLeft w:val="0"/>
      <w:marRight w:val="0"/>
      <w:marTop w:val="0"/>
      <w:marBottom w:val="0"/>
      <w:divBdr>
        <w:top w:val="none" w:sz="0" w:space="0" w:color="auto"/>
        <w:left w:val="none" w:sz="0" w:space="0" w:color="auto"/>
        <w:bottom w:val="none" w:sz="0" w:space="0" w:color="auto"/>
        <w:right w:val="none" w:sz="0" w:space="0" w:color="auto"/>
      </w:divBdr>
    </w:div>
    <w:div w:id="1888639954">
      <w:bodyDiv w:val="1"/>
      <w:marLeft w:val="0"/>
      <w:marRight w:val="0"/>
      <w:marTop w:val="0"/>
      <w:marBottom w:val="0"/>
      <w:divBdr>
        <w:top w:val="none" w:sz="0" w:space="0" w:color="auto"/>
        <w:left w:val="none" w:sz="0" w:space="0" w:color="auto"/>
        <w:bottom w:val="none" w:sz="0" w:space="0" w:color="auto"/>
        <w:right w:val="none" w:sz="0" w:space="0" w:color="auto"/>
      </w:divBdr>
    </w:div>
    <w:div w:id="1925382975">
      <w:bodyDiv w:val="1"/>
      <w:marLeft w:val="0"/>
      <w:marRight w:val="0"/>
      <w:marTop w:val="0"/>
      <w:marBottom w:val="0"/>
      <w:divBdr>
        <w:top w:val="none" w:sz="0" w:space="0" w:color="auto"/>
        <w:left w:val="none" w:sz="0" w:space="0" w:color="auto"/>
        <w:bottom w:val="none" w:sz="0" w:space="0" w:color="auto"/>
        <w:right w:val="none" w:sz="0" w:space="0" w:color="auto"/>
      </w:divBdr>
    </w:div>
    <w:div w:id="1981573918">
      <w:bodyDiv w:val="1"/>
      <w:marLeft w:val="0"/>
      <w:marRight w:val="0"/>
      <w:marTop w:val="0"/>
      <w:marBottom w:val="0"/>
      <w:divBdr>
        <w:top w:val="none" w:sz="0" w:space="0" w:color="auto"/>
        <w:left w:val="none" w:sz="0" w:space="0" w:color="auto"/>
        <w:bottom w:val="none" w:sz="0" w:space="0" w:color="auto"/>
        <w:right w:val="none" w:sz="0" w:space="0" w:color="auto"/>
      </w:divBdr>
    </w:div>
    <w:div w:id="2044790661">
      <w:bodyDiv w:val="1"/>
      <w:marLeft w:val="0"/>
      <w:marRight w:val="0"/>
      <w:marTop w:val="0"/>
      <w:marBottom w:val="0"/>
      <w:divBdr>
        <w:top w:val="none" w:sz="0" w:space="0" w:color="auto"/>
        <w:left w:val="none" w:sz="0" w:space="0" w:color="auto"/>
        <w:bottom w:val="none" w:sz="0" w:space="0" w:color="auto"/>
        <w:right w:val="none" w:sz="0" w:space="0" w:color="auto"/>
      </w:divBdr>
      <w:divsChild>
        <w:div w:id="1978533625">
          <w:marLeft w:val="0"/>
          <w:marRight w:val="0"/>
          <w:marTop w:val="0"/>
          <w:marBottom w:val="0"/>
          <w:divBdr>
            <w:top w:val="none" w:sz="0" w:space="0" w:color="auto"/>
            <w:left w:val="none" w:sz="0" w:space="0" w:color="auto"/>
            <w:bottom w:val="none" w:sz="0" w:space="0" w:color="auto"/>
            <w:right w:val="none" w:sz="0" w:space="0" w:color="auto"/>
          </w:divBdr>
          <w:divsChild>
            <w:div w:id="995718812">
              <w:marLeft w:val="0"/>
              <w:marRight w:val="0"/>
              <w:marTop w:val="0"/>
              <w:marBottom w:val="0"/>
              <w:divBdr>
                <w:top w:val="none" w:sz="0" w:space="0" w:color="auto"/>
                <w:left w:val="none" w:sz="0" w:space="0" w:color="auto"/>
                <w:bottom w:val="none" w:sz="0" w:space="0" w:color="auto"/>
                <w:right w:val="none" w:sz="0" w:space="0" w:color="auto"/>
              </w:divBdr>
              <w:divsChild>
                <w:div w:id="57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87C38-8039-FC4F-B435-E19340316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23</Pages>
  <Words>12372</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Barrows</dc:creator>
  <cp:keywords/>
  <dc:description/>
  <cp:lastModifiedBy>Anthony Barrows</cp:lastModifiedBy>
  <cp:revision>274</cp:revision>
  <dcterms:created xsi:type="dcterms:W3CDTF">2022-12-07T20:14:00Z</dcterms:created>
  <dcterms:modified xsi:type="dcterms:W3CDTF">2023-01-04T18:01:00Z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id="w5NygvvB"/&gt;&lt;style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